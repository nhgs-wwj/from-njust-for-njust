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emf" ContentType="image/x-emf"/>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8574AD">
      <w:pPr>
        <w:ind w:firstLine="210" w:firstLineChars="100"/>
        <w:rPr>
          <w:rFonts w:ascii="黑体" w:hAnsi="黑体" w:eastAsia="黑体"/>
          <w:b/>
          <w:sz w:val="72"/>
          <w:szCs w:val="72"/>
        </w:rPr>
      </w:pPr>
      <w:r>
        <w:rPr>
          <w:sz w:val="21"/>
        </w:rPr>
        <w:drawing>
          <wp:anchor distT="0" distB="0" distL="114300" distR="114300" simplePos="0" relativeHeight="251660288" behindDoc="0" locked="0" layoutInCell="1" allowOverlap="1">
            <wp:simplePos x="0" y="0"/>
            <wp:positionH relativeFrom="column">
              <wp:posOffset>410210</wp:posOffset>
            </wp:positionH>
            <wp:positionV relativeFrom="paragraph">
              <wp:posOffset>127635</wp:posOffset>
            </wp:positionV>
            <wp:extent cx="4618355" cy="1619885"/>
            <wp:effectExtent l="0" t="0" r="4445" b="5715"/>
            <wp:wrapNone/>
            <wp:docPr id="849850308" name="图片 1" descr="C:\Users\Administrator\Desktop\njust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50308" name="图片 1" descr="C:\Users\Administrator\Desktop\njust0.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618355" cy="1619885"/>
                    </a:xfrm>
                    <a:prstGeom prst="rect">
                      <a:avLst/>
                    </a:prstGeom>
                    <a:noFill/>
                    <a:ln>
                      <a:noFill/>
                    </a:ln>
                  </pic:spPr>
                </pic:pic>
              </a:graphicData>
            </a:graphic>
          </wp:anchor>
        </w:drawing>
      </w:r>
    </w:p>
    <w:p w14:paraId="3EDA025D">
      <w:pPr>
        <w:ind w:firstLine="723" w:firstLineChars="100"/>
        <w:rPr>
          <w:rFonts w:ascii="黑体" w:hAnsi="黑体" w:eastAsia="黑体"/>
          <w:b/>
          <w:sz w:val="72"/>
          <w:szCs w:val="72"/>
        </w:rPr>
      </w:pPr>
    </w:p>
    <w:p w14:paraId="4C998AD1">
      <w:pPr>
        <w:ind w:firstLine="723" w:firstLineChars="100"/>
        <w:rPr>
          <w:rFonts w:ascii="黑体" w:hAnsi="黑体" w:eastAsia="黑体"/>
          <w:b/>
          <w:sz w:val="72"/>
          <w:szCs w:val="72"/>
        </w:rPr>
      </w:pPr>
    </w:p>
    <w:p w14:paraId="396F5662">
      <w:pPr>
        <w:ind w:firstLine="562" w:firstLineChars="100"/>
        <w:jc w:val="center"/>
        <w:rPr>
          <w:rFonts w:ascii="黑体" w:hAnsi="黑体" w:eastAsia="黑体"/>
          <w:b/>
          <w:sz w:val="56"/>
          <w:szCs w:val="56"/>
        </w:rPr>
      </w:pPr>
      <w:r>
        <w:rPr>
          <w:rFonts w:hint="eastAsia" w:ascii="黑体" w:hAnsi="黑体" w:eastAsia="黑体"/>
          <w:b/>
          <w:sz w:val="56"/>
          <w:szCs w:val="56"/>
        </w:rPr>
        <w:t>通信电子线路</w:t>
      </w:r>
      <w:r>
        <w:rPr>
          <w:rFonts w:ascii="黑体" w:hAnsi="黑体" w:eastAsia="黑体"/>
          <w:b/>
          <w:sz w:val="56"/>
          <w:szCs w:val="56"/>
        </w:rPr>
        <w:t>实验报告</w:t>
      </w:r>
    </w:p>
    <w:p w14:paraId="7F51BB00">
      <w:pPr>
        <w:jc w:val="center"/>
        <w:rPr>
          <w:rFonts w:ascii="黑体" w:hAnsi="黑体" w:eastAsia="黑体"/>
          <w:b/>
          <w:sz w:val="36"/>
          <w:szCs w:val="36"/>
        </w:rPr>
      </w:pPr>
    </w:p>
    <w:tbl>
      <w:tblPr>
        <w:tblStyle w:val="13"/>
        <w:tblpPr w:leftFromText="180" w:rightFromText="180" w:vertAnchor="text" w:horzAnchor="page" w:tblpX="2644" w:tblpY="155"/>
        <w:tblOverlap w:val="never"/>
        <w:tblW w:w="7140" w:type="dxa"/>
        <w:tblInd w:w="0" w:type="dxa"/>
        <w:tblLayout w:type="fixed"/>
        <w:tblCellMar>
          <w:top w:w="0" w:type="dxa"/>
          <w:left w:w="108" w:type="dxa"/>
          <w:bottom w:w="0" w:type="dxa"/>
          <w:right w:w="108" w:type="dxa"/>
        </w:tblCellMar>
      </w:tblPr>
      <w:tblGrid>
        <w:gridCol w:w="1406"/>
        <w:gridCol w:w="5734"/>
      </w:tblGrid>
      <w:tr w14:paraId="413D6739">
        <w:tblPrEx>
          <w:tblCellMar>
            <w:top w:w="0" w:type="dxa"/>
            <w:left w:w="108" w:type="dxa"/>
            <w:bottom w:w="0" w:type="dxa"/>
            <w:right w:w="108" w:type="dxa"/>
          </w:tblCellMar>
        </w:tblPrEx>
        <w:trPr>
          <w:trHeight w:val="765" w:hRule="atLeast"/>
        </w:trPr>
        <w:tc>
          <w:tcPr>
            <w:tcW w:w="1406" w:type="dxa"/>
            <w:tcFitText/>
            <w:vAlign w:val="bottom"/>
          </w:tcPr>
          <w:p w14:paraId="7D7FE130">
            <w:pPr>
              <w:spacing w:line="520" w:lineRule="exact"/>
              <w:jc w:val="center"/>
              <w:rPr>
                <w:rFonts w:ascii="仿宋" w:hAnsi="仿宋" w:eastAsia="仿宋"/>
                <w:b/>
                <w:bCs/>
                <w:w w:val="89"/>
                <w:kern w:val="0"/>
                <w:sz w:val="32"/>
                <w:szCs w:val="32"/>
              </w:rPr>
            </w:pPr>
            <w:r>
              <w:rPr>
                <w:rFonts w:ascii="仿宋" w:hAnsi="仿宋" w:eastAsia="仿宋"/>
                <w:b/>
                <w:bCs/>
                <w:spacing w:val="91"/>
                <w:kern w:val="0"/>
                <w:sz w:val="32"/>
                <w:szCs w:val="32"/>
              </w:rPr>
              <w:t>姓名</w:t>
            </w:r>
            <w:r>
              <w:rPr>
                <w:rFonts w:ascii="仿宋" w:hAnsi="仿宋" w:eastAsia="仿宋"/>
                <w:b/>
                <w:bCs/>
                <w:spacing w:val="3"/>
                <w:kern w:val="0"/>
                <w:sz w:val="32"/>
                <w:szCs w:val="32"/>
              </w:rPr>
              <w:t>:</w:t>
            </w:r>
          </w:p>
        </w:tc>
        <w:tc>
          <w:tcPr>
            <w:tcW w:w="5734" w:type="dxa"/>
            <w:tcBorders>
              <w:bottom w:val="single" w:color="auto" w:sz="8" w:space="0"/>
            </w:tcBorders>
            <w:vAlign w:val="bottom"/>
          </w:tcPr>
          <w:p w14:paraId="2DEEE7BF">
            <w:pPr>
              <w:spacing w:line="520" w:lineRule="exact"/>
              <w:jc w:val="center"/>
              <w:rPr>
                <w:rFonts w:hint="eastAsia" w:ascii="仿宋" w:hAnsi="仿宋" w:eastAsia="仿宋"/>
                <w:sz w:val="32"/>
                <w:lang w:eastAsia="zh-CN"/>
              </w:rPr>
            </w:pPr>
            <w:r>
              <w:rPr>
                <w:rFonts w:hint="eastAsia" w:ascii="仿宋" w:hAnsi="仿宋" w:eastAsia="仿宋"/>
                <w:sz w:val="32"/>
                <w:lang w:val="en-US" w:eastAsia="zh-CN"/>
              </w:rPr>
              <w:t>Wwj</w:t>
            </w:r>
          </w:p>
        </w:tc>
      </w:tr>
      <w:tr w14:paraId="6A6808EB">
        <w:tblPrEx>
          <w:tblCellMar>
            <w:top w:w="0" w:type="dxa"/>
            <w:left w:w="108" w:type="dxa"/>
            <w:bottom w:w="0" w:type="dxa"/>
            <w:right w:w="108" w:type="dxa"/>
          </w:tblCellMar>
        </w:tblPrEx>
        <w:trPr>
          <w:trHeight w:val="765" w:hRule="atLeast"/>
        </w:trPr>
        <w:tc>
          <w:tcPr>
            <w:tcW w:w="1406" w:type="dxa"/>
            <w:tcFitText/>
            <w:vAlign w:val="bottom"/>
          </w:tcPr>
          <w:p w14:paraId="6BADD191">
            <w:pPr>
              <w:spacing w:line="520" w:lineRule="exact"/>
              <w:jc w:val="center"/>
              <w:rPr>
                <w:rFonts w:ascii="仿宋" w:hAnsi="仿宋" w:eastAsia="仿宋"/>
                <w:b/>
                <w:bCs/>
                <w:kern w:val="0"/>
                <w:sz w:val="32"/>
                <w:szCs w:val="32"/>
              </w:rPr>
            </w:pPr>
            <w:r>
              <w:rPr>
                <w:rFonts w:ascii="仿宋" w:hAnsi="仿宋" w:eastAsia="仿宋"/>
                <w:b/>
                <w:bCs/>
                <w:spacing w:val="95"/>
                <w:w w:val="99"/>
                <w:kern w:val="0"/>
                <w:sz w:val="32"/>
                <w:szCs w:val="32"/>
              </w:rPr>
              <w:t>学号</w:t>
            </w:r>
            <w:r>
              <w:rPr>
                <w:rFonts w:ascii="仿宋" w:hAnsi="仿宋" w:eastAsia="仿宋"/>
                <w:b/>
                <w:bCs/>
                <w:w w:val="99"/>
                <w:kern w:val="0"/>
                <w:sz w:val="32"/>
                <w:szCs w:val="32"/>
              </w:rPr>
              <w:t>:</w:t>
            </w:r>
          </w:p>
        </w:tc>
        <w:tc>
          <w:tcPr>
            <w:tcW w:w="5734" w:type="dxa"/>
            <w:tcBorders>
              <w:bottom w:val="single" w:color="auto" w:sz="8" w:space="0"/>
            </w:tcBorders>
            <w:vAlign w:val="bottom"/>
          </w:tcPr>
          <w:p w14:paraId="064D9C0B">
            <w:pPr>
              <w:spacing w:line="520" w:lineRule="exact"/>
              <w:jc w:val="center"/>
              <w:rPr>
                <w:rFonts w:hint="default" w:ascii="仿宋" w:hAnsi="仿宋" w:eastAsia="仿宋"/>
                <w:sz w:val="32"/>
                <w:lang w:val="en-US" w:eastAsia="zh-CN"/>
              </w:rPr>
            </w:pPr>
            <w:bookmarkStart w:id="24" w:name="_GoBack"/>
            <w:bookmarkEnd w:id="24"/>
          </w:p>
        </w:tc>
      </w:tr>
      <w:tr w14:paraId="74ED484A">
        <w:tblPrEx>
          <w:tblCellMar>
            <w:top w:w="0" w:type="dxa"/>
            <w:left w:w="108" w:type="dxa"/>
            <w:bottom w:w="0" w:type="dxa"/>
            <w:right w:w="108" w:type="dxa"/>
          </w:tblCellMar>
        </w:tblPrEx>
        <w:trPr>
          <w:trHeight w:val="765" w:hRule="atLeast"/>
        </w:trPr>
        <w:tc>
          <w:tcPr>
            <w:tcW w:w="1406" w:type="dxa"/>
            <w:tcFitText/>
            <w:vAlign w:val="bottom"/>
          </w:tcPr>
          <w:p w14:paraId="342AFEAE">
            <w:pPr>
              <w:spacing w:line="520" w:lineRule="exact"/>
              <w:jc w:val="center"/>
              <w:rPr>
                <w:rFonts w:ascii="仿宋" w:hAnsi="仿宋" w:eastAsia="仿宋"/>
                <w:b/>
                <w:bCs/>
                <w:kern w:val="0"/>
                <w:sz w:val="32"/>
                <w:szCs w:val="32"/>
              </w:rPr>
            </w:pPr>
            <w:r>
              <w:rPr>
                <w:rFonts w:ascii="仿宋" w:hAnsi="仿宋" w:eastAsia="仿宋"/>
                <w:b/>
                <w:bCs/>
                <w:spacing w:val="91"/>
                <w:kern w:val="0"/>
                <w:sz w:val="32"/>
                <w:szCs w:val="32"/>
              </w:rPr>
              <w:t>学院</w:t>
            </w:r>
            <w:r>
              <w:rPr>
                <w:rFonts w:ascii="仿宋" w:hAnsi="仿宋" w:eastAsia="仿宋"/>
                <w:b/>
                <w:bCs/>
                <w:spacing w:val="3"/>
                <w:kern w:val="0"/>
                <w:sz w:val="32"/>
                <w:szCs w:val="32"/>
              </w:rPr>
              <w:t>:</w:t>
            </w:r>
          </w:p>
        </w:tc>
        <w:tc>
          <w:tcPr>
            <w:tcW w:w="5734" w:type="dxa"/>
            <w:tcBorders>
              <w:bottom w:val="single" w:color="auto" w:sz="8" w:space="0"/>
            </w:tcBorders>
            <w:vAlign w:val="bottom"/>
          </w:tcPr>
          <w:p w14:paraId="707934D8">
            <w:pPr>
              <w:spacing w:line="520" w:lineRule="exact"/>
              <w:jc w:val="center"/>
              <w:rPr>
                <w:rFonts w:ascii="仿宋" w:hAnsi="仿宋" w:eastAsia="仿宋"/>
                <w:sz w:val="32"/>
              </w:rPr>
            </w:pPr>
            <w:r>
              <w:rPr>
                <w:rFonts w:hint="eastAsia" w:ascii="仿宋" w:hAnsi="仿宋" w:eastAsia="仿宋"/>
                <w:sz w:val="32"/>
              </w:rPr>
              <w:t>电子工程与光电技术学院</w:t>
            </w:r>
          </w:p>
        </w:tc>
      </w:tr>
      <w:tr w14:paraId="52951BD1">
        <w:tblPrEx>
          <w:tblCellMar>
            <w:top w:w="0" w:type="dxa"/>
            <w:left w:w="108" w:type="dxa"/>
            <w:bottom w:w="0" w:type="dxa"/>
            <w:right w:w="108" w:type="dxa"/>
          </w:tblCellMar>
        </w:tblPrEx>
        <w:trPr>
          <w:trHeight w:val="765" w:hRule="atLeast"/>
        </w:trPr>
        <w:tc>
          <w:tcPr>
            <w:tcW w:w="1406" w:type="dxa"/>
            <w:tcFitText/>
            <w:vAlign w:val="bottom"/>
          </w:tcPr>
          <w:p w14:paraId="4DFB289B">
            <w:pPr>
              <w:spacing w:line="520" w:lineRule="exact"/>
              <w:jc w:val="center"/>
              <w:rPr>
                <w:rFonts w:ascii="仿宋" w:hAnsi="仿宋" w:eastAsia="仿宋"/>
                <w:b/>
                <w:bCs/>
                <w:kern w:val="0"/>
                <w:sz w:val="32"/>
                <w:szCs w:val="32"/>
              </w:rPr>
            </w:pPr>
            <w:r>
              <w:rPr>
                <w:rFonts w:ascii="仿宋" w:hAnsi="仿宋" w:eastAsia="仿宋"/>
                <w:b/>
                <w:bCs/>
                <w:spacing w:val="91"/>
                <w:kern w:val="0"/>
                <w:sz w:val="32"/>
                <w:szCs w:val="32"/>
              </w:rPr>
              <w:t>专业</w:t>
            </w:r>
            <w:r>
              <w:rPr>
                <w:rFonts w:ascii="仿宋" w:hAnsi="仿宋" w:eastAsia="仿宋"/>
                <w:b/>
                <w:bCs/>
                <w:spacing w:val="3"/>
                <w:kern w:val="0"/>
                <w:sz w:val="32"/>
                <w:szCs w:val="32"/>
              </w:rPr>
              <w:t>:</w:t>
            </w:r>
          </w:p>
        </w:tc>
        <w:tc>
          <w:tcPr>
            <w:tcW w:w="5734" w:type="dxa"/>
            <w:tcBorders>
              <w:bottom w:val="single" w:color="auto" w:sz="8" w:space="0"/>
            </w:tcBorders>
            <w:vAlign w:val="bottom"/>
          </w:tcPr>
          <w:p w14:paraId="3751A78A">
            <w:pPr>
              <w:spacing w:line="520" w:lineRule="exact"/>
              <w:jc w:val="center"/>
              <w:rPr>
                <w:rFonts w:ascii="仿宋" w:hAnsi="仿宋" w:eastAsia="仿宋"/>
                <w:sz w:val="32"/>
              </w:rPr>
            </w:pPr>
            <w:r>
              <w:rPr>
                <w:rFonts w:hint="eastAsia" w:ascii="仿宋" w:hAnsi="仿宋" w:eastAsia="仿宋"/>
                <w:sz w:val="32"/>
              </w:rPr>
              <w:t>通信工程</w:t>
            </w:r>
          </w:p>
        </w:tc>
      </w:tr>
      <w:tr w14:paraId="3707F3CF">
        <w:tblPrEx>
          <w:tblCellMar>
            <w:top w:w="0" w:type="dxa"/>
            <w:left w:w="108" w:type="dxa"/>
            <w:bottom w:w="0" w:type="dxa"/>
            <w:right w:w="108" w:type="dxa"/>
          </w:tblCellMar>
        </w:tblPrEx>
        <w:trPr>
          <w:trHeight w:val="765" w:hRule="atLeast"/>
        </w:trPr>
        <w:tc>
          <w:tcPr>
            <w:tcW w:w="1406" w:type="dxa"/>
            <w:tcFitText/>
            <w:vAlign w:val="bottom"/>
          </w:tcPr>
          <w:p w14:paraId="3D591417">
            <w:pPr>
              <w:spacing w:line="520" w:lineRule="exact"/>
              <w:jc w:val="center"/>
              <w:rPr>
                <w:rFonts w:ascii="仿宋" w:hAnsi="仿宋" w:eastAsia="仿宋"/>
                <w:b/>
                <w:bCs/>
                <w:kern w:val="0"/>
                <w:sz w:val="32"/>
                <w:szCs w:val="32"/>
              </w:rPr>
            </w:pPr>
            <w:r>
              <w:rPr>
                <w:rFonts w:ascii="仿宋" w:hAnsi="仿宋" w:eastAsia="仿宋"/>
                <w:b/>
                <w:bCs/>
                <w:spacing w:val="91"/>
                <w:kern w:val="0"/>
                <w:sz w:val="32"/>
                <w:szCs w:val="32"/>
              </w:rPr>
              <w:t>班级</w:t>
            </w:r>
            <w:r>
              <w:rPr>
                <w:rFonts w:ascii="仿宋" w:hAnsi="仿宋" w:eastAsia="仿宋"/>
                <w:b/>
                <w:bCs/>
                <w:spacing w:val="3"/>
                <w:kern w:val="0"/>
                <w:sz w:val="32"/>
                <w:szCs w:val="32"/>
              </w:rPr>
              <w:t>:</w:t>
            </w:r>
          </w:p>
        </w:tc>
        <w:tc>
          <w:tcPr>
            <w:tcW w:w="5734" w:type="dxa"/>
            <w:tcBorders>
              <w:bottom w:val="single" w:color="auto" w:sz="8" w:space="0"/>
            </w:tcBorders>
            <w:vAlign w:val="bottom"/>
          </w:tcPr>
          <w:p w14:paraId="1D64972A">
            <w:pPr>
              <w:spacing w:line="520" w:lineRule="exact"/>
              <w:jc w:val="center"/>
              <w:rPr>
                <w:rFonts w:hint="default" w:ascii="仿宋" w:hAnsi="仿宋" w:eastAsia="仿宋"/>
                <w:sz w:val="32"/>
                <w:lang w:val="en-US" w:eastAsia="zh-CN"/>
              </w:rPr>
            </w:pPr>
            <w:r>
              <w:rPr>
                <w:rFonts w:hint="eastAsia" w:ascii="仿宋" w:hAnsi="仿宋" w:eastAsia="仿宋"/>
                <w:sz w:val="32"/>
                <w:lang w:val="en-US" w:eastAsia="zh-CN"/>
              </w:rPr>
              <w:t>9231042202</w:t>
            </w:r>
          </w:p>
        </w:tc>
      </w:tr>
      <w:tr w14:paraId="4D2062D6">
        <w:tblPrEx>
          <w:tblCellMar>
            <w:top w:w="0" w:type="dxa"/>
            <w:left w:w="108" w:type="dxa"/>
            <w:bottom w:w="0" w:type="dxa"/>
            <w:right w:w="108" w:type="dxa"/>
          </w:tblCellMar>
        </w:tblPrEx>
        <w:trPr>
          <w:trHeight w:val="765" w:hRule="atLeast"/>
        </w:trPr>
        <w:tc>
          <w:tcPr>
            <w:tcW w:w="1406" w:type="dxa"/>
            <w:tcFitText/>
            <w:vAlign w:val="bottom"/>
          </w:tcPr>
          <w:p w14:paraId="472125F7">
            <w:pPr>
              <w:spacing w:line="520" w:lineRule="exact"/>
              <w:jc w:val="center"/>
              <w:rPr>
                <w:rFonts w:ascii="仿宋" w:hAnsi="仿宋" w:eastAsia="仿宋"/>
                <w:b/>
                <w:bCs/>
                <w:kern w:val="0"/>
                <w:sz w:val="32"/>
                <w:szCs w:val="32"/>
              </w:rPr>
            </w:pPr>
            <w:r>
              <w:rPr>
                <w:rFonts w:hint="eastAsia" w:ascii="仿宋" w:hAnsi="仿宋" w:eastAsia="仿宋"/>
                <w:b/>
                <w:bCs/>
                <w:w w:val="80"/>
                <w:kern w:val="0"/>
                <w:sz w:val="32"/>
                <w:szCs w:val="32"/>
              </w:rPr>
              <w:t>指导老师</w:t>
            </w:r>
            <w:r>
              <w:rPr>
                <w:rFonts w:ascii="仿宋" w:hAnsi="仿宋" w:eastAsia="仿宋"/>
                <w:b/>
                <w:bCs/>
                <w:spacing w:val="16"/>
                <w:w w:val="80"/>
                <w:kern w:val="0"/>
                <w:sz w:val="32"/>
                <w:szCs w:val="32"/>
              </w:rPr>
              <w:t>:</w:t>
            </w:r>
          </w:p>
        </w:tc>
        <w:tc>
          <w:tcPr>
            <w:tcW w:w="5734" w:type="dxa"/>
            <w:tcBorders>
              <w:bottom w:val="single" w:color="auto" w:sz="8" w:space="0"/>
            </w:tcBorders>
            <w:vAlign w:val="bottom"/>
          </w:tcPr>
          <w:p w14:paraId="5DBA3F6F">
            <w:pPr>
              <w:spacing w:line="520" w:lineRule="exact"/>
              <w:jc w:val="center"/>
              <w:rPr>
                <w:rFonts w:ascii="仿宋" w:hAnsi="仿宋" w:eastAsia="仿宋"/>
                <w:sz w:val="32"/>
              </w:rPr>
            </w:pPr>
            <w:r>
              <w:rPr>
                <w:rFonts w:hint="eastAsia" w:ascii="仿宋" w:hAnsi="仿宋" w:eastAsia="仿宋"/>
                <w:sz w:val="32"/>
              </w:rPr>
              <w:t>丁淑艳</w:t>
            </w:r>
          </w:p>
        </w:tc>
      </w:tr>
    </w:tbl>
    <w:p w14:paraId="6E7C7997">
      <w:pPr>
        <w:jc w:val="center"/>
        <w:rPr>
          <w:rFonts w:ascii="黑体" w:hAnsi="黑体" w:eastAsia="黑体"/>
          <w:b/>
          <w:sz w:val="36"/>
          <w:szCs w:val="36"/>
        </w:rPr>
      </w:pPr>
    </w:p>
    <w:p w14:paraId="38518B7E">
      <w:pPr>
        <w:jc w:val="center"/>
        <w:rPr>
          <w:rFonts w:ascii="黑体" w:hAnsi="黑体" w:eastAsia="黑体"/>
          <w:b/>
          <w:sz w:val="36"/>
          <w:szCs w:val="36"/>
        </w:rPr>
      </w:pPr>
    </w:p>
    <w:p w14:paraId="2B614182">
      <w:pPr>
        <w:jc w:val="center"/>
        <w:rPr>
          <w:rFonts w:ascii="宋体" w:hAnsi="宋体"/>
          <w:b/>
          <w:bCs/>
          <w:sz w:val="32"/>
          <w:szCs w:val="32"/>
        </w:rPr>
      </w:pPr>
    </w:p>
    <w:p w14:paraId="4D1ADECF">
      <w:pPr>
        <w:jc w:val="center"/>
        <w:rPr>
          <w:rFonts w:ascii="宋体" w:hAnsi="宋体"/>
          <w:b/>
          <w:bCs/>
          <w:sz w:val="32"/>
          <w:szCs w:val="32"/>
        </w:rPr>
      </w:pPr>
    </w:p>
    <w:p w14:paraId="1AE28916">
      <w:pPr>
        <w:jc w:val="center"/>
        <w:rPr>
          <w:rFonts w:ascii="宋体" w:hAnsi="宋体"/>
          <w:b/>
          <w:bCs/>
          <w:sz w:val="32"/>
          <w:szCs w:val="32"/>
        </w:rPr>
      </w:pPr>
    </w:p>
    <w:p w14:paraId="7FB1DB51">
      <w:pPr>
        <w:jc w:val="center"/>
        <w:rPr>
          <w:rFonts w:ascii="宋体" w:hAnsi="宋体"/>
          <w:b/>
          <w:bCs/>
          <w:sz w:val="32"/>
          <w:szCs w:val="32"/>
        </w:rPr>
      </w:pPr>
    </w:p>
    <w:p w14:paraId="6537B9D2">
      <w:pPr>
        <w:jc w:val="center"/>
        <w:rPr>
          <w:rFonts w:ascii="宋体" w:hAnsi="宋体"/>
          <w:b/>
          <w:bCs/>
          <w:sz w:val="32"/>
          <w:szCs w:val="32"/>
        </w:rPr>
      </w:pPr>
    </w:p>
    <w:p w14:paraId="25E08FD2">
      <w:pPr>
        <w:jc w:val="center"/>
        <w:rPr>
          <w:rFonts w:ascii="宋体" w:hAnsi="宋体"/>
          <w:b/>
          <w:bCs/>
          <w:sz w:val="32"/>
          <w:szCs w:val="32"/>
        </w:rPr>
      </w:pPr>
    </w:p>
    <w:p w14:paraId="32FA3FA9">
      <w:pPr>
        <w:spacing w:line="480" w:lineRule="exact"/>
        <w:ind w:right="79"/>
        <w:jc w:val="center"/>
        <w:rPr>
          <w:rFonts w:ascii="仿宋_GB2312" w:eastAsia="仿宋_GB2312"/>
          <w:b/>
          <w:sz w:val="30"/>
          <w:szCs w:val="30"/>
        </w:rPr>
      </w:pPr>
    </w:p>
    <w:p w14:paraId="4568FE1A">
      <w:pPr>
        <w:spacing w:line="480" w:lineRule="exact"/>
        <w:ind w:right="79"/>
        <w:jc w:val="center"/>
        <w:rPr>
          <w:rFonts w:ascii="仿宋_GB2312" w:eastAsia="仿宋_GB2312"/>
          <w:b/>
          <w:sz w:val="30"/>
          <w:szCs w:val="30"/>
        </w:rPr>
      </w:pPr>
    </w:p>
    <w:p w14:paraId="67E8FEC3">
      <w:pPr>
        <w:spacing w:line="480" w:lineRule="exact"/>
        <w:ind w:right="79"/>
        <w:jc w:val="center"/>
        <w:rPr>
          <w:rFonts w:ascii="仿宋_GB2312" w:eastAsia="仿宋_GB2312"/>
          <w:b/>
          <w:sz w:val="30"/>
          <w:szCs w:val="30"/>
        </w:rPr>
      </w:pPr>
    </w:p>
    <w:p w14:paraId="70827E71">
      <w:pPr>
        <w:spacing w:line="480" w:lineRule="exact"/>
        <w:ind w:right="79"/>
        <w:jc w:val="center"/>
        <w:rPr>
          <w:rFonts w:ascii="仿宋_GB2312" w:eastAsia="仿宋_GB2312"/>
          <w:b/>
          <w:sz w:val="30"/>
          <w:szCs w:val="30"/>
        </w:rPr>
      </w:pPr>
    </w:p>
    <w:p w14:paraId="59399BB4">
      <w:pPr>
        <w:spacing w:line="480" w:lineRule="exact"/>
        <w:ind w:right="79"/>
        <w:jc w:val="center"/>
        <w:rPr>
          <w:rFonts w:ascii="仿宋_GB2312" w:eastAsia="仿宋_GB2312"/>
          <w:b/>
          <w:sz w:val="30"/>
          <w:szCs w:val="30"/>
        </w:rPr>
      </w:pPr>
    </w:p>
    <w:p w14:paraId="12171C8A">
      <w:pPr>
        <w:spacing w:line="480" w:lineRule="exact"/>
        <w:ind w:right="79"/>
        <w:jc w:val="center"/>
        <w:rPr>
          <w:rFonts w:ascii="仿宋_GB2312" w:eastAsia="仿宋_GB2312"/>
          <w:b/>
          <w:sz w:val="30"/>
          <w:szCs w:val="30"/>
        </w:rPr>
      </w:pPr>
    </w:p>
    <w:p w14:paraId="1BAE8CF0">
      <w:pPr>
        <w:spacing w:line="480" w:lineRule="exact"/>
        <w:ind w:right="79"/>
        <w:jc w:val="center"/>
        <w:rPr>
          <w:rFonts w:ascii="仿宋_GB2312" w:eastAsia="仿宋_GB2312"/>
          <w:b/>
          <w:sz w:val="30"/>
          <w:szCs w:val="30"/>
        </w:rPr>
      </w:pPr>
    </w:p>
    <w:p w14:paraId="12618C83">
      <w:pPr>
        <w:spacing w:line="480" w:lineRule="exact"/>
        <w:ind w:right="79"/>
        <w:jc w:val="center"/>
        <w:rPr>
          <w:rFonts w:ascii="仿宋_GB2312" w:eastAsia="仿宋_GB2312"/>
          <w:b/>
          <w:sz w:val="30"/>
          <w:szCs w:val="30"/>
        </w:rPr>
      </w:pPr>
    </w:p>
    <w:p w14:paraId="43582F58">
      <w:pPr>
        <w:jc w:val="center"/>
        <w:rPr>
          <w:b/>
          <w:sz w:val="32"/>
          <w:szCs w:val="32"/>
        </w:rPr>
      </w:pPr>
      <w:r>
        <w:rPr>
          <w:rFonts w:hint="eastAsia"/>
          <w:b/>
          <w:sz w:val="32"/>
          <w:szCs w:val="32"/>
        </w:rPr>
        <w:t>2</w:t>
      </w:r>
      <w:r>
        <w:rPr>
          <w:b/>
          <w:sz w:val="32"/>
          <w:szCs w:val="32"/>
        </w:rPr>
        <w:t>02</w:t>
      </w:r>
      <w:r>
        <w:rPr>
          <w:rFonts w:hint="eastAsia"/>
          <w:b/>
          <w:sz w:val="32"/>
          <w:szCs w:val="32"/>
          <w:lang w:val="en-US" w:eastAsia="zh-CN"/>
        </w:rPr>
        <w:t>5</w:t>
      </w:r>
      <w:r>
        <w:rPr>
          <w:b/>
          <w:sz w:val="32"/>
          <w:szCs w:val="32"/>
        </w:rPr>
        <w:t>.12</w:t>
      </w:r>
    </w:p>
    <w:p w14:paraId="67115BC1">
      <w:pPr>
        <w:jc w:val="center"/>
        <w:rPr>
          <w:b/>
          <w:sz w:val="40"/>
          <w:szCs w:val="40"/>
        </w:rPr>
      </w:pPr>
      <w:r>
        <w:rPr>
          <w:rFonts w:hint="eastAsia"/>
          <w:b/>
          <w:sz w:val="40"/>
          <w:szCs w:val="40"/>
        </w:rPr>
        <w:t>目录</w:t>
      </w:r>
    </w:p>
    <w:p w14:paraId="1C373310">
      <w:pPr>
        <w:pStyle w:val="10"/>
        <w:tabs>
          <w:tab w:val="right" w:leader="dot" w:pos="8302"/>
        </w:tabs>
        <w:rPr>
          <w:rFonts w:ascii="Times New Roman" w:hAnsi="Times New Roman" w:eastAsia="宋体"/>
          <w:kern w:val="2"/>
          <w:sz w:val="21"/>
          <w:szCs w:val="21"/>
          <w14:ligatures w14:val="standardContextual"/>
        </w:rPr>
      </w:pPr>
      <w:r>
        <w:rPr>
          <w:b/>
          <w:sz w:val="21"/>
          <w:szCs w:val="21"/>
        </w:rPr>
        <w:fldChar w:fldCharType="begin"/>
      </w:r>
      <w:r>
        <w:rPr>
          <w:b/>
          <w:sz w:val="21"/>
          <w:szCs w:val="21"/>
        </w:rPr>
        <w:instrText xml:space="preserve"> TOC \o "1-3" \h \z \u </w:instrText>
      </w:r>
      <w:r>
        <w:rPr>
          <w:b/>
          <w:sz w:val="21"/>
          <w:szCs w:val="21"/>
        </w:rPr>
        <w:fldChar w:fldCharType="separate"/>
      </w:r>
      <w:r>
        <w:rPr>
          <w:b/>
          <w:bCs/>
          <w:sz w:val="21"/>
          <w:szCs w:val="21"/>
        </w:rPr>
        <w:fldChar w:fldCharType="begin"/>
      </w:r>
      <w:r>
        <w:rPr>
          <w:b/>
          <w:bCs/>
          <w:sz w:val="21"/>
          <w:szCs w:val="21"/>
        </w:rPr>
        <w:instrText xml:space="preserve"> HYPERLINK \l "_Toc153277341" </w:instrText>
      </w:r>
      <w:r>
        <w:rPr>
          <w:b/>
          <w:bCs/>
          <w:sz w:val="21"/>
          <w:szCs w:val="21"/>
        </w:rPr>
        <w:fldChar w:fldCharType="separate"/>
      </w:r>
      <w:r>
        <w:rPr>
          <w:rStyle w:val="17"/>
          <w:rFonts w:ascii="Times New Roman" w:hAnsi="Times New Roman" w:eastAsia="宋体"/>
          <w:b/>
          <w:bCs/>
          <w:sz w:val="21"/>
          <w:szCs w:val="21"/>
        </w:rPr>
        <w:t>实验一 高频小信号调谐放大器实验</w:t>
      </w:r>
      <w:r>
        <w:rPr>
          <w:rFonts w:ascii="Times New Roman" w:hAnsi="Times New Roman" w:eastAsia="宋体"/>
          <w:b/>
          <w:bCs/>
          <w:sz w:val="21"/>
          <w:szCs w:val="21"/>
        </w:rPr>
        <w:tab/>
      </w:r>
      <w:r>
        <w:rPr>
          <w:rFonts w:ascii="Times New Roman" w:hAnsi="Times New Roman" w:eastAsia="宋体"/>
          <w:b/>
          <w:bCs/>
          <w:sz w:val="21"/>
          <w:szCs w:val="21"/>
        </w:rPr>
        <w:fldChar w:fldCharType="begin"/>
      </w:r>
      <w:r>
        <w:rPr>
          <w:rFonts w:ascii="Times New Roman" w:hAnsi="Times New Roman" w:eastAsia="宋体"/>
          <w:b/>
          <w:bCs/>
          <w:sz w:val="21"/>
          <w:szCs w:val="21"/>
        </w:rPr>
        <w:instrText xml:space="preserve"> PAGEREF _Toc153277341 \h </w:instrText>
      </w:r>
      <w:r>
        <w:rPr>
          <w:rFonts w:ascii="Times New Roman" w:hAnsi="Times New Roman" w:eastAsia="宋体"/>
          <w:b/>
          <w:bCs/>
          <w:sz w:val="21"/>
          <w:szCs w:val="21"/>
        </w:rPr>
        <w:fldChar w:fldCharType="separate"/>
      </w:r>
      <w:r>
        <w:rPr>
          <w:rFonts w:ascii="Times New Roman" w:hAnsi="Times New Roman" w:eastAsia="宋体"/>
          <w:b/>
          <w:bCs/>
          <w:sz w:val="21"/>
          <w:szCs w:val="21"/>
        </w:rPr>
        <w:t>4</w:t>
      </w:r>
      <w:r>
        <w:rPr>
          <w:rFonts w:ascii="Times New Roman" w:hAnsi="Times New Roman" w:eastAsia="宋体"/>
          <w:b/>
          <w:bCs/>
          <w:sz w:val="21"/>
          <w:szCs w:val="21"/>
        </w:rPr>
        <w:fldChar w:fldCharType="end"/>
      </w:r>
      <w:r>
        <w:rPr>
          <w:rFonts w:ascii="Times New Roman" w:hAnsi="Times New Roman" w:eastAsia="宋体"/>
          <w:b/>
          <w:bCs/>
          <w:sz w:val="21"/>
          <w:szCs w:val="21"/>
        </w:rPr>
        <w:fldChar w:fldCharType="end"/>
      </w:r>
    </w:p>
    <w:p w14:paraId="0CAEAA08">
      <w:pPr>
        <w:pStyle w:val="11"/>
        <w:tabs>
          <w:tab w:val="right" w:leader="dot" w:pos="8302"/>
        </w:tabs>
        <w:rPr>
          <w:rFonts w:ascii="Times New Roman" w:hAnsi="Times New Roman" w:eastAsia="宋体"/>
          <w:kern w:val="2"/>
          <w:sz w:val="21"/>
          <w:szCs w:val="21"/>
          <w14:ligatures w14:val="standardContextual"/>
        </w:rPr>
      </w:pPr>
      <w:r>
        <w:rPr>
          <w:sz w:val="21"/>
          <w:szCs w:val="21"/>
        </w:rPr>
        <w:fldChar w:fldCharType="begin"/>
      </w:r>
      <w:r>
        <w:rPr>
          <w:sz w:val="21"/>
          <w:szCs w:val="21"/>
        </w:rPr>
        <w:instrText xml:space="preserve"> HYPERLINK \l "_Toc153277342" </w:instrText>
      </w:r>
      <w:r>
        <w:rPr>
          <w:sz w:val="21"/>
          <w:szCs w:val="21"/>
        </w:rPr>
        <w:fldChar w:fldCharType="separate"/>
      </w:r>
      <w:r>
        <w:rPr>
          <w:rStyle w:val="17"/>
          <w:rFonts w:ascii="Times New Roman" w:hAnsi="Times New Roman" w:eastAsia="宋体"/>
          <w:sz w:val="21"/>
          <w:szCs w:val="21"/>
        </w:rPr>
        <w:t>一、实验目的</w:t>
      </w:r>
      <w:r>
        <w:rPr>
          <w:rFonts w:ascii="Times New Roman" w:hAnsi="Times New Roman" w:eastAsia="宋体"/>
          <w:sz w:val="21"/>
          <w:szCs w:val="21"/>
        </w:rPr>
        <w:tab/>
      </w:r>
      <w:r>
        <w:rPr>
          <w:rFonts w:ascii="Times New Roman" w:hAnsi="Times New Roman" w:eastAsia="宋体"/>
          <w:sz w:val="21"/>
          <w:szCs w:val="21"/>
        </w:rPr>
        <w:fldChar w:fldCharType="begin"/>
      </w:r>
      <w:r>
        <w:rPr>
          <w:rFonts w:ascii="Times New Roman" w:hAnsi="Times New Roman" w:eastAsia="宋体"/>
          <w:sz w:val="21"/>
          <w:szCs w:val="21"/>
        </w:rPr>
        <w:instrText xml:space="preserve"> PAGEREF _Toc153277342 \h </w:instrText>
      </w:r>
      <w:r>
        <w:rPr>
          <w:rFonts w:ascii="Times New Roman" w:hAnsi="Times New Roman" w:eastAsia="宋体"/>
          <w:sz w:val="21"/>
          <w:szCs w:val="21"/>
        </w:rPr>
        <w:fldChar w:fldCharType="separate"/>
      </w:r>
      <w:r>
        <w:rPr>
          <w:rFonts w:ascii="Times New Roman" w:hAnsi="Times New Roman" w:eastAsia="宋体"/>
          <w:sz w:val="21"/>
          <w:szCs w:val="21"/>
        </w:rPr>
        <w:t>4</w:t>
      </w:r>
      <w:r>
        <w:rPr>
          <w:rFonts w:ascii="Times New Roman" w:hAnsi="Times New Roman" w:eastAsia="宋体"/>
          <w:sz w:val="21"/>
          <w:szCs w:val="21"/>
        </w:rPr>
        <w:fldChar w:fldCharType="end"/>
      </w:r>
      <w:r>
        <w:rPr>
          <w:rFonts w:ascii="Times New Roman" w:hAnsi="Times New Roman" w:eastAsia="宋体"/>
          <w:sz w:val="21"/>
          <w:szCs w:val="21"/>
        </w:rPr>
        <w:fldChar w:fldCharType="end"/>
      </w:r>
    </w:p>
    <w:p w14:paraId="23BDB7BF">
      <w:pPr>
        <w:pStyle w:val="11"/>
        <w:tabs>
          <w:tab w:val="right" w:leader="dot" w:pos="8302"/>
        </w:tabs>
        <w:rPr>
          <w:rFonts w:ascii="Times New Roman" w:hAnsi="Times New Roman" w:eastAsia="宋体"/>
          <w:kern w:val="2"/>
          <w:sz w:val="21"/>
          <w:szCs w:val="21"/>
          <w14:ligatures w14:val="standardContextual"/>
        </w:rPr>
      </w:pPr>
      <w:r>
        <w:rPr>
          <w:sz w:val="21"/>
          <w:szCs w:val="21"/>
        </w:rPr>
        <w:fldChar w:fldCharType="begin"/>
      </w:r>
      <w:r>
        <w:rPr>
          <w:sz w:val="21"/>
          <w:szCs w:val="21"/>
        </w:rPr>
        <w:instrText xml:space="preserve"> HYPERLINK \l "_Toc153277343" </w:instrText>
      </w:r>
      <w:r>
        <w:rPr>
          <w:sz w:val="21"/>
          <w:szCs w:val="21"/>
        </w:rPr>
        <w:fldChar w:fldCharType="separate"/>
      </w:r>
      <w:r>
        <w:rPr>
          <w:rStyle w:val="17"/>
          <w:rFonts w:ascii="Times New Roman" w:hAnsi="Times New Roman" w:eastAsia="宋体"/>
          <w:sz w:val="21"/>
          <w:szCs w:val="21"/>
        </w:rPr>
        <w:t>二、实验内容</w:t>
      </w:r>
      <w:r>
        <w:rPr>
          <w:rFonts w:ascii="Times New Roman" w:hAnsi="Times New Roman" w:eastAsia="宋体"/>
          <w:sz w:val="21"/>
          <w:szCs w:val="21"/>
        </w:rPr>
        <w:tab/>
      </w:r>
      <w:r>
        <w:rPr>
          <w:rFonts w:ascii="Times New Roman" w:hAnsi="Times New Roman" w:eastAsia="宋体"/>
          <w:sz w:val="21"/>
          <w:szCs w:val="21"/>
        </w:rPr>
        <w:fldChar w:fldCharType="begin"/>
      </w:r>
      <w:r>
        <w:rPr>
          <w:rFonts w:ascii="Times New Roman" w:hAnsi="Times New Roman" w:eastAsia="宋体"/>
          <w:sz w:val="21"/>
          <w:szCs w:val="21"/>
        </w:rPr>
        <w:instrText xml:space="preserve"> PAGEREF _Toc153277343 \h </w:instrText>
      </w:r>
      <w:r>
        <w:rPr>
          <w:rFonts w:ascii="Times New Roman" w:hAnsi="Times New Roman" w:eastAsia="宋体"/>
          <w:sz w:val="21"/>
          <w:szCs w:val="21"/>
        </w:rPr>
        <w:fldChar w:fldCharType="separate"/>
      </w:r>
      <w:r>
        <w:rPr>
          <w:rFonts w:ascii="Times New Roman" w:hAnsi="Times New Roman" w:eastAsia="宋体"/>
          <w:sz w:val="21"/>
          <w:szCs w:val="21"/>
        </w:rPr>
        <w:t>4</w:t>
      </w:r>
      <w:r>
        <w:rPr>
          <w:rFonts w:ascii="Times New Roman" w:hAnsi="Times New Roman" w:eastAsia="宋体"/>
          <w:sz w:val="21"/>
          <w:szCs w:val="21"/>
        </w:rPr>
        <w:fldChar w:fldCharType="end"/>
      </w:r>
      <w:r>
        <w:rPr>
          <w:rFonts w:ascii="Times New Roman" w:hAnsi="Times New Roman" w:eastAsia="宋体"/>
          <w:sz w:val="21"/>
          <w:szCs w:val="21"/>
        </w:rPr>
        <w:fldChar w:fldCharType="end"/>
      </w:r>
    </w:p>
    <w:p w14:paraId="403ECEC3">
      <w:pPr>
        <w:pStyle w:val="11"/>
        <w:tabs>
          <w:tab w:val="right" w:leader="dot" w:pos="8302"/>
        </w:tabs>
        <w:rPr>
          <w:rFonts w:ascii="Times New Roman" w:hAnsi="Times New Roman" w:eastAsia="宋体"/>
          <w:kern w:val="2"/>
          <w:sz w:val="21"/>
          <w:szCs w:val="21"/>
          <w14:ligatures w14:val="standardContextual"/>
        </w:rPr>
      </w:pPr>
      <w:r>
        <w:rPr>
          <w:sz w:val="21"/>
          <w:szCs w:val="21"/>
        </w:rPr>
        <w:fldChar w:fldCharType="begin"/>
      </w:r>
      <w:r>
        <w:rPr>
          <w:sz w:val="21"/>
          <w:szCs w:val="21"/>
        </w:rPr>
        <w:instrText xml:space="preserve"> HYPERLINK \l "_Toc153277344" </w:instrText>
      </w:r>
      <w:r>
        <w:rPr>
          <w:sz w:val="21"/>
          <w:szCs w:val="21"/>
        </w:rPr>
        <w:fldChar w:fldCharType="separate"/>
      </w:r>
      <w:r>
        <w:rPr>
          <w:rStyle w:val="17"/>
          <w:rFonts w:ascii="Times New Roman" w:hAnsi="Times New Roman" w:eastAsia="宋体"/>
          <w:sz w:val="21"/>
          <w:szCs w:val="21"/>
        </w:rPr>
        <w:t>三、实验器材</w:t>
      </w:r>
      <w:r>
        <w:rPr>
          <w:rFonts w:ascii="Times New Roman" w:hAnsi="Times New Roman" w:eastAsia="宋体"/>
          <w:sz w:val="21"/>
          <w:szCs w:val="21"/>
        </w:rPr>
        <w:tab/>
      </w:r>
      <w:r>
        <w:rPr>
          <w:rFonts w:ascii="Times New Roman" w:hAnsi="Times New Roman" w:eastAsia="宋体"/>
          <w:sz w:val="21"/>
          <w:szCs w:val="21"/>
        </w:rPr>
        <w:fldChar w:fldCharType="begin"/>
      </w:r>
      <w:r>
        <w:rPr>
          <w:rFonts w:ascii="Times New Roman" w:hAnsi="Times New Roman" w:eastAsia="宋体"/>
          <w:sz w:val="21"/>
          <w:szCs w:val="21"/>
        </w:rPr>
        <w:instrText xml:space="preserve"> PAGEREF _Toc153277344 \h </w:instrText>
      </w:r>
      <w:r>
        <w:rPr>
          <w:rFonts w:ascii="Times New Roman" w:hAnsi="Times New Roman" w:eastAsia="宋体"/>
          <w:sz w:val="21"/>
          <w:szCs w:val="21"/>
        </w:rPr>
        <w:fldChar w:fldCharType="separate"/>
      </w:r>
      <w:r>
        <w:rPr>
          <w:rFonts w:ascii="Times New Roman" w:hAnsi="Times New Roman" w:eastAsia="宋体"/>
          <w:sz w:val="21"/>
          <w:szCs w:val="21"/>
        </w:rPr>
        <w:t>4</w:t>
      </w:r>
      <w:r>
        <w:rPr>
          <w:rFonts w:ascii="Times New Roman" w:hAnsi="Times New Roman" w:eastAsia="宋体"/>
          <w:sz w:val="21"/>
          <w:szCs w:val="21"/>
        </w:rPr>
        <w:fldChar w:fldCharType="end"/>
      </w:r>
      <w:r>
        <w:rPr>
          <w:rFonts w:ascii="Times New Roman" w:hAnsi="Times New Roman" w:eastAsia="宋体"/>
          <w:sz w:val="21"/>
          <w:szCs w:val="21"/>
        </w:rPr>
        <w:fldChar w:fldCharType="end"/>
      </w:r>
    </w:p>
    <w:p w14:paraId="448EE768">
      <w:pPr>
        <w:pStyle w:val="11"/>
        <w:tabs>
          <w:tab w:val="right" w:leader="dot" w:pos="8302"/>
        </w:tabs>
        <w:rPr>
          <w:rFonts w:ascii="Times New Roman" w:hAnsi="Times New Roman" w:eastAsia="宋体"/>
          <w:kern w:val="2"/>
          <w:sz w:val="21"/>
          <w:szCs w:val="21"/>
          <w14:ligatures w14:val="standardContextual"/>
        </w:rPr>
      </w:pPr>
      <w:r>
        <w:rPr>
          <w:sz w:val="21"/>
          <w:szCs w:val="21"/>
        </w:rPr>
        <w:fldChar w:fldCharType="begin"/>
      </w:r>
      <w:r>
        <w:rPr>
          <w:sz w:val="21"/>
          <w:szCs w:val="21"/>
        </w:rPr>
        <w:instrText xml:space="preserve"> HYPERLINK \l "_Toc153277345" </w:instrText>
      </w:r>
      <w:r>
        <w:rPr>
          <w:sz w:val="21"/>
          <w:szCs w:val="21"/>
        </w:rPr>
        <w:fldChar w:fldCharType="separate"/>
      </w:r>
      <w:r>
        <w:rPr>
          <w:rStyle w:val="17"/>
          <w:rFonts w:ascii="Times New Roman" w:hAnsi="Times New Roman" w:eastAsia="宋体"/>
          <w:sz w:val="21"/>
          <w:szCs w:val="21"/>
        </w:rPr>
        <w:t>四、实验原理</w:t>
      </w:r>
      <w:r>
        <w:rPr>
          <w:rFonts w:ascii="Times New Roman" w:hAnsi="Times New Roman" w:eastAsia="宋体"/>
          <w:sz w:val="21"/>
          <w:szCs w:val="21"/>
        </w:rPr>
        <w:tab/>
      </w:r>
      <w:r>
        <w:rPr>
          <w:rFonts w:ascii="Times New Roman" w:hAnsi="Times New Roman" w:eastAsia="宋体"/>
          <w:sz w:val="21"/>
          <w:szCs w:val="21"/>
        </w:rPr>
        <w:fldChar w:fldCharType="begin"/>
      </w:r>
      <w:r>
        <w:rPr>
          <w:rFonts w:ascii="Times New Roman" w:hAnsi="Times New Roman" w:eastAsia="宋体"/>
          <w:sz w:val="21"/>
          <w:szCs w:val="21"/>
        </w:rPr>
        <w:instrText xml:space="preserve"> PAGEREF _Toc153277345 \h </w:instrText>
      </w:r>
      <w:r>
        <w:rPr>
          <w:rFonts w:ascii="Times New Roman" w:hAnsi="Times New Roman" w:eastAsia="宋体"/>
          <w:sz w:val="21"/>
          <w:szCs w:val="21"/>
        </w:rPr>
        <w:fldChar w:fldCharType="separate"/>
      </w:r>
      <w:r>
        <w:rPr>
          <w:rFonts w:ascii="Times New Roman" w:hAnsi="Times New Roman" w:eastAsia="宋体"/>
          <w:sz w:val="21"/>
          <w:szCs w:val="21"/>
        </w:rPr>
        <w:t>4</w:t>
      </w:r>
      <w:r>
        <w:rPr>
          <w:rFonts w:ascii="Times New Roman" w:hAnsi="Times New Roman" w:eastAsia="宋体"/>
          <w:sz w:val="21"/>
          <w:szCs w:val="21"/>
        </w:rPr>
        <w:fldChar w:fldCharType="end"/>
      </w:r>
      <w:r>
        <w:rPr>
          <w:rFonts w:ascii="Times New Roman" w:hAnsi="Times New Roman" w:eastAsia="宋体"/>
          <w:sz w:val="21"/>
          <w:szCs w:val="21"/>
        </w:rPr>
        <w:fldChar w:fldCharType="end"/>
      </w:r>
    </w:p>
    <w:p w14:paraId="0A18638E">
      <w:pPr>
        <w:pStyle w:val="11"/>
        <w:tabs>
          <w:tab w:val="right" w:leader="dot" w:pos="8302"/>
        </w:tabs>
        <w:rPr>
          <w:rFonts w:ascii="Times New Roman" w:hAnsi="Times New Roman" w:eastAsia="宋体"/>
          <w:kern w:val="2"/>
          <w:sz w:val="21"/>
          <w:szCs w:val="21"/>
          <w14:ligatures w14:val="standardContextual"/>
        </w:rPr>
      </w:pPr>
      <w:r>
        <w:rPr>
          <w:sz w:val="21"/>
          <w:szCs w:val="21"/>
        </w:rPr>
        <w:fldChar w:fldCharType="begin"/>
      </w:r>
      <w:r>
        <w:rPr>
          <w:sz w:val="21"/>
          <w:szCs w:val="21"/>
        </w:rPr>
        <w:instrText xml:space="preserve"> HYPERLINK \l "_Toc153277348" </w:instrText>
      </w:r>
      <w:r>
        <w:rPr>
          <w:sz w:val="21"/>
          <w:szCs w:val="21"/>
        </w:rPr>
        <w:fldChar w:fldCharType="separate"/>
      </w:r>
      <w:r>
        <w:rPr>
          <w:rStyle w:val="17"/>
          <w:rFonts w:ascii="Times New Roman" w:hAnsi="Times New Roman" w:eastAsia="宋体"/>
          <w:sz w:val="21"/>
          <w:szCs w:val="21"/>
        </w:rPr>
        <w:t>五、实验步骤</w:t>
      </w:r>
      <w:r>
        <w:rPr>
          <w:rFonts w:ascii="Times New Roman" w:hAnsi="Times New Roman" w:eastAsia="宋体"/>
          <w:sz w:val="21"/>
          <w:szCs w:val="21"/>
        </w:rPr>
        <w:tab/>
      </w:r>
      <w:r>
        <w:rPr>
          <w:rFonts w:hint="eastAsia" w:ascii="Times New Roman" w:hAnsi="Times New Roman" w:eastAsia="宋体"/>
          <w:sz w:val="21"/>
          <w:szCs w:val="21"/>
          <w:lang w:val="en-US" w:eastAsia="zh-CN"/>
        </w:rPr>
        <w:t>6</w:t>
      </w:r>
      <w:r>
        <w:rPr>
          <w:rFonts w:ascii="Times New Roman" w:hAnsi="Times New Roman" w:eastAsia="宋体"/>
          <w:sz w:val="21"/>
          <w:szCs w:val="21"/>
        </w:rPr>
        <w:fldChar w:fldCharType="end"/>
      </w:r>
    </w:p>
    <w:p w14:paraId="58DA5E9C">
      <w:pPr>
        <w:pStyle w:val="11"/>
        <w:tabs>
          <w:tab w:val="right" w:leader="dot" w:pos="8302"/>
        </w:tabs>
        <w:rPr>
          <w:rFonts w:ascii="Times New Roman" w:hAnsi="Times New Roman" w:eastAsia="宋体"/>
          <w:kern w:val="2"/>
          <w:sz w:val="21"/>
          <w:szCs w:val="21"/>
          <w14:ligatures w14:val="standardContextual"/>
        </w:rPr>
      </w:pPr>
      <w:r>
        <w:rPr>
          <w:sz w:val="21"/>
          <w:szCs w:val="21"/>
        </w:rPr>
        <w:fldChar w:fldCharType="begin"/>
      </w:r>
      <w:r>
        <w:rPr>
          <w:sz w:val="21"/>
          <w:szCs w:val="21"/>
        </w:rPr>
        <w:instrText xml:space="preserve"> HYPERLINK \l "_Toc153277351" </w:instrText>
      </w:r>
      <w:r>
        <w:rPr>
          <w:sz w:val="21"/>
          <w:szCs w:val="21"/>
        </w:rPr>
        <w:fldChar w:fldCharType="separate"/>
      </w:r>
      <w:r>
        <w:rPr>
          <w:rStyle w:val="17"/>
          <w:rFonts w:ascii="Times New Roman" w:hAnsi="Times New Roman" w:eastAsia="宋体"/>
          <w:sz w:val="21"/>
          <w:szCs w:val="21"/>
        </w:rPr>
        <w:t>六、实验数据与分析</w:t>
      </w:r>
      <w:r>
        <w:rPr>
          <w:rFonts w:ascii="Times New Roman" w:hAnsi="Times New Roman" w:eastAsia="宋体"/>
          <w:sz w:val="21"/>
          <w:szCs w:val="21"/>
        </w:rPr>
        <w:tab/>
      </w:r>
      <w:r>
        <w:rPr>
          <w:rFonts w:hint="eastAsia" w:ascii="Times New Roman" w:hAnsi="Times New Roman" w:eastAsia="宋体"/>
          <w:sz w:val="21"/>
          <w:szCs w:val="21"/>
          <w:lang w:val="en-US" w:eastAsia="zh-CN"/>
        </w:rPr>
        <w:t>7</w:t>
      </w:r>
      <w:r>
        <w:rPr>
          <w:rFonts w:ascii="Times New Roman" w:hAnsi="Times New Roman" w:eastAsia="宋体"/>
          <w:sz w:val="21"/>
          <w:szCs w:val="21"/>
        </w:rPr>
        <w:fldChar w:fldCharType="end"/>
      </w:r>
    </w:p>
    <w:p w14:paraId="4C6C79FC">
      <w:pPr>
        <w:pStyle w:val="11"/>
        <w:tabs>
          <w:tab w:val="right" w:leader="dot" w:pos="8302"/>
        </w:tabs>
        <w:rPr>
          <w:rFonts w:ascii="Times New Roman" w:hAnsi="Times New Roman" w:eastAsia="宋体"/>
          <w:kern w:val="2"/>
          <w:sz w:val="21"/>
          <w:szCs w:val="21"/>
          <w14:ligatures w14:val="standardContextual"/>
        </w:rPr>
      </w:pPr>
      <w:r>
        <w:rPr>
          <w:sz w:val="21"/>
          <w:szCs w:val="21"/>
        </w:rPr>
        <w:fldChar w:fldCharType="begin"/>
      </w:r>
      <w:r>
        <w:rPr>
          <w:sz w:val="21"/>
          <w:szCs w:val="21"/>
        </w:rPr>
        <w:instrText xml:space="preserve"> HYPERLINK \l "_Toc153277352" </w:instrText>
      </w:r>
      <w:r>
        <w:rPr>
          <w:sz w:val="21"/>
          <w:szCs w:val="21"/>
        </w:rPr>
        <w:fldChar w:fldCharType="separate"/>
      </w:r>
      <w:r>
        <w:rPr>
          <w:rStyle w:val="17"/>
          <w:rFonts w:ascii="Times New Roman" w:hAnsi="Times New Roman" w:eastAsia="宋体"/>
          <w:sz w:val="21"/>
          <w:szCs w:val="21"/>
        </w:rPr>
        <w:t>七、</w:t>
      </w:r>
      <w:r>
        <w:rPr>
          <w:rStyle w:val="17"/>
          <w:rFonts w:hint="eastAsia" w:ascii="Times New Roman" w:hAnsi="Times New Roman" w:eastAsia="宋体"/>
          <w:sz w:val="21"/>
          <w:szCs w:val="21"/>
          <w:lang w:val="en-US" w:eastAsia="zh-CN"/>
        </w:rPr>
        <w:t>实验</w:t>
      </w:r>
      <w:r>
        <w:rPr>
          <w:rStyle w:val="17"/>
          <w:rFonts w:ascii="Times New Roman" w:hAnsi="Times New Roman" w:eastAsia="宋体"/>
          <w:sz w:val="21"/>
          <w:szCs w:val="21"/>
        </w:rPr>
        <w:t>思考</w:t>
      </w:r>
      <w:r>
        <w:rPr>
          <w:rFonts w:ascii="Times New Roman" w:hAnsi="Times New Roman" w:eastAsia="宋体"/>
          <w:sz w:val="21"/>
          <w:szCs w:val="21"/>
        </w:rPr>
        <w:tab/>
      </w:r>
      <w:r>
        <w:rPr>
          <w:rFonts w:hint="eastAsia" w:ascii="Times New Roman" w:hAnsi="Times New Roman" w:eastAsia="宋体"/>
          <w:sz w:val="21"/>
          <w:szCs w:val="21"/>
          <w:lang w:val="en-US" w:eastAsia="zh-CN"/>
        </w:rPr>
        <w:t>9</w:t>
      </w:r>
      <w:r>
        <w:rPr>
          <w:rFonts w:ascii="Times New Roman" w:hAnsi="Times New Roman" w:eastAsia="宋体"/>
          <w:sz w:val="21"/>
          <w:szCs w:val="21"/>
        </w:rPr>
        <w:fldChar w:fldCharType="end"/>
      </w:r>
    </w:p>
    <w:p w14:paraId="7890A74A">
      <w:pPr>
        <w:pStyle w:val="11"/>
        <w:tabs>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"_Toc153277353" </w:instrText>
      </w:r>
      <w:r>
        <w:rPr>
          <w:sz w:val="21"/>
          <w:szCs w:val="21"/>
        </w:rPr>
        <w:fldChar w:fldCharType="separate"/>
      </w:r>
      <w:r>
        <w:rPr>
          <w:rStyle w:val="17"/>
          <w:rFonts w:ascii="Times New Roman" w:hAnsi="Times New Roman" w:eastAsia="宋体"/>
          <w:sz w:val="21"/>
          <w:szCs w:val="21"/>
        </w:rPr>
        <w:t>八、仿真结果</w:t>
      </w:r>
      <w:r>
        <w:rPr>
          <w:rFonts w:ascii="Times New Roman" w:hAnsi="Times New Roman" w:eastAsia="宋体"/>
          <w:sz w:val="21"/>
          <w:szCs w:val="21"/>
        </w:rPr>
        <w:tab/>
      </w:r>
      <w:r>
        <w:rPr>
          <w:rFonts w:hint="eastAsia" w:ascii="Times New Roman" w:hAnsi="Times New Roman" w:eastAsia="宋体"/>
          <w:sz w:val="21"/>
          <w:szCs w:val="21"/>
          <w:lang w:val="en-US" w:eastAsia="zh-CN"/>
        </w:rPr>
        <w:t>1</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0</w:t>
      </w:r>
    </w:p>
    <w:p w14:paraId="606EAD8E">
      <w:pPr>
        <w:pStyle w:val="10"/>
        <w:tabs>
          <w:tab w:val="right" w:leader="dot" w:pos="8302"/>
        </w:tabs>
        <w:rPr>
          <w:rFonts w:hint="eastAsia" w:ascii="Times New Roman" w:hAnsi="Times New Roman" w:eastAsia="宋体"/>
          <w:b/>
          <w:bCs/>
          <w:kern w:val="2"/>
          <w:sz w:val="21"/>
          <w:szCs w:val="21"/>
          <w:lang w:val="en-US" w:eastAsia="zh-CN"/>
          <w14:ligatures w14:val="standardContextual"/>
        </w:rPr>
      </w:pPr>
      <w:r>
        <w:rPr>
          <w:b/>
          <w:bCs/>
          <w:sz w:val="21"/>
          <w:szCs w:val="21"/>
        </w:rPr>
        <w:fldChar w:fldCharType="begin"/>
      </w:r>
      <w:r>
        <w:rPr>
          <w:b/>
          <w:bCs/>
          <w:sz w:val="21"/>
          <w:szCs w:val="21"/>
        </w:rPr>
        <w:instrText xml:space="preserve"> HYPERLINK \l "_Toc153277354" </w:instrText>
      </w:r>
      <w:r>
        <w:rPr>
          <w:b/>
          <w:bCs/>
          <w:sz w:val="21"/>
          <w:szCs w:val="21"/>
        </w:rPr>
        <w:fldChar w:fldCharType="separate"/>
      </w:r>
      <w:r>
        <w:rPr>
          <w:rStyle w:val="17"/>
          <w:rFonts w:ascii="Times New Roman" w:hAnsi="Times New Roman" w:eastAsia="宋体"/>
          <w:b/>
          <w:bCs/>
          <w:sz w:val="21"/>
          <w:szCs w:val="21"/>
        </w:rPr>
        <w:t>实验二 正弦波振荡器</w:t>
      </w:r>
      <w:r>
        <w:rPr>
          <w:rFonts w:ascii="Times New Roman" w:hAnsi="Times New Roman" w:eastAsia="宋体"/>
          <w:b/>
          <w:bCs/>
          <w:sz w:val="21"/>
          <w:szCs w:val="21"/>
        </w:rPr>
        <w:tab/>
      </w:r>
      <w:r>
        <w:rPr>
          <w:rFonts w:hint="eastAsia" w:ascii="Times New Roman" w:hAnsi="Times New Roman" w:eastAsia="宋体"/>
          <w:b/>
          <w:bCs/>
          <w:sz w:val="21"/>
          <w:szCs w:val="21"/>
          <w:lang w:val="en-US" w:eastAsia="zh-CN"/>
        </w:rPr>
        <w:t>1</w:t>
      </w:r>
      <w:r>
        <w:rPr>
          <w:rFonts w:ascii="Times New Roman" w:hAnsi="Times New Roman" w:eastAsia="宋体"/>
          <w:b/>
          <w:bCs/>
          <w:sz w:val="21"/>
          <w:szCs w:val="21"/>
        </w:rPr>
        <w:fldChar w:fldCharType="end"/>
      </w:r>
      <w:r>
        <w:rPr>
          <w:rFonts w:hint="eastAsia" w:ascii="Times New Roman" w:hAnsi="Times New Roman" w:eastAsia="宋体"/>
          <w:b/>
          <w:bCs/>
          <w:sz w:val="21"/>
          <w:szCs w:val="21"/>
          <w:lang w:val="en-US" w:eastAsia="zh-CN"/>
        </w:rPr>
        <w:t>1</w:t>
      </w:r>
    </w:p>
    <w:p w14:paraId="1104FB2D">
      <w:pPr>
        <w:pStyle w:val="11"/>
        <w:tabs>
          <w:tab w:val="left" w:pos="1050"/>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"_Toc153277355" </w:instrText>
      </w:r>
      <w:r>
        <w:rPr>
          <w:sz w:val="21"/>
          <w:szCs w:val="21"/>
        </w:rPr>
        <w:fldChar w:fldCharType="separate"/>
      </w:r>
      <w:r>
        <w:rPr>
          <w:rStyle w:val="17"/>
          <w:rFonts w:ascii="Times New Roman" w:hAnsi="Times New Roman" w:eastAsia="宋体"/>
          <w:sz w:val="21"/>
          <w:szCs w:val="21"/>
        </w:rPr>
        <w:t>一、实验目的</w:t>
      </w:r>
      <w:r>
        <w:rPr>
          <w:rFonts w:ascii="Times New Roman" w:hAnsi="Times New Roman" w:eastAsia="宋体"/>
          <w:sz w:val="21"/>
          <w:szCs w:val="21"/>
        </w:rPr>
        <w:tab/>
      </w:r>
      <w:r>
        <w:rPr>
          <w:rFonts w:hint="eastAsia" w:ascii="Times New Roman" w:hAnsi="Times New Roman" w:eastAsia="宋体"/>
          <w:sz w:val="21"/>
          <w:szCs w:val="21"/>
          <w:lang w:val="en-US" w:eastAsia="zh-CN"/>
        </w:rPr>
        <w:t>1</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1</w:t>
      </w:r>
    </w:p>
    <w:p w14:paraId="0724B7FB">
      <w:pPr>
        <w:pStyle w:val="11"/>
        <w:tabs>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"_Toc153277356" </w:instrText>
      </w:r>
      <w:r>
        <w:rPr>
          <w:sz w:val="21"/>
          <w:szCs w:val="21"/>
        </w:rPr>
        <w:fldChar w:fldCharType="separate"/>
      </w:r>
      <w:r>
        <w:rPr>
          <w:rStyle w:val="17"/>
          <w:rFonts w:ascii="Times New Roman" w:hAnsi="Times New Roman" w:eastAsia="宋体"/>
          <w:sz w:val="21"/>
          <w:szCs w:val="21"/>
        </w:rPr>
        <w:t>二、实验内容</w:t>
      </w:r>
      <w:r>
        <w:rPr>
          <w:rFonts w:ascii="Times New Roman" w:hAnsi="Times New Roman" w:eastAsia="宋体"/>
          <w:sz w:val="21"/>
          <w:szCs w:val="21"/>
        </w:rPr>
        <w:tab/>
      </w:r>
      <w:r>
        <w:rPr>
          <w:rFonts w:hint="eastAsia" w:ascii="Times New Roman" w:hAnsi="Times New Roman" w:eastAsia="宋体"/>
          <w:sz w:val="21"/>
          <w:szCs w:val="21"/>
          <w:lang w:val="en-US" w:eastAsia="zh-CN"/>
        </w:rPr>
        <w:t>1</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1</w:t>
      </w:r>
    </w:p>
    <w:p w14:paraId="26B2C85D">
      <w:pPr>
        <w:pStyle w:val="11"/>
        <w:tabs>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"_Toc153277357" </w:instrText>
      </w:r>
      <w:r>
        <w:rPr>
          <w:sz w:val="21"/>
          <w:szCs w:val="21"/>
        </w:rPr>
        <w:fldChar w:fldCharType="separate"/>
      </w:r>
      <w:r>
        <w:rPr>
          <w:rStyle w:val="17"/>
          <w:rFonts w:ascii="Times New Roman" w:hAnsi="Times New Roman" w:eastAsia="宋体"/>
          <w:sz w:val="21"/>
          <w:szCs w:val="21"/>
        </w:rPr>
        <w:t>三、实验器材</w:t>
      </w:r>
      <w:r>
        <w:rPr>
          <w:rFonts w:ascii="Times New Roman" w:hAnsi="Times New Roman" w:eastAsia="宋体"/>
          <w:sz w:val="21"/>
          <w:szCs w:val="21"/>
        </w:rPr>
        <w:tab/>
      </w:r>
      <w:r>
        <w:rPr>
          <w:rFonts w:hint="eastAsia" w:ascii="Times New Roman" w:hAnsi="Times New Roman" w:eastAsia="宋体"/>
          <w:sz w:val="21"/>
          <w:szCs w:val="21"/>
          <w:lang w:val="en-US" w:eastAsia="zh-CN"/>
        </w:rPr>
        <w:t>1</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1</w:t>
      </w:r>
    </w:p>
    <w:p w14:paraId="33BD69C2">
      <w:pPr>
        <w:pStyle w:val="11"/>
        <w:tabs>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"_Toc153277358" </w:instrText>
      </w:r>
      <w:r>
        <w:rPr>
          <w:sz w:val="21"/>
          <w:szCs w:val="21"/>
        </w:rPr>
        <w:fldChar w:fldCharType="separate"/>
      </w:r>
      <w:r>
        <w:rPr>
          <w:rStyle w:val="17"/>
          <w:rFonts w:ascii="Times New Roman" w:hAnsi="Times New Roman" w:eastAsia="宋体"/>
          <w:sz w:val="21"/>
          <w:szCs w:val="21"/>
        </w:rPr>
        <w:t>四、实验原理</w:t>
      </w:r>
      <w:r>
        <w:rPr>
          <w:rFonts w:ascii="Times New Roman" w:hAnsi="Times New Roman" w:eastAsia="宋体"/>
          <w:sz w:val="21"/>
          <w:szCs w:val="21"/>
        </w:rPr>
        <w:tab/>
      </w:r>
      <w:r>
        <w:rPr>
          <w:rFonts w:hint="eastAsia" w:ascii="Times New Roman" w:hAnsi="Times New Roman" w:eastAsia="宋体"/>
          <w:sz w:val="21"/>
          <w:szCs w:val="21"/>
          <w:lang w:val="en-US" w:eastAsia="zh-CN"/>
        </w:rPr>
        <w:t>1</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1</w:t>
      </w:r>
    </w:p>
    <w:p w14:paraId="048F0661">
      <w:pPr>
        <w:pStyle w:val="11"/>
        <w:tabs>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"_Toc153277359" </w:instrText>
      </w:r>
      <w:r>
        <w:rPr>
          <w:sz w:val="21"/>
          <w:szCs w:val="21"/>
        </w:rPr>
        <w:fldChar w:fldCharType="separate"/>
      </w:r>
      <w:r>
        <w:rPr>
          <w:rStyle w:val="17"/>
          <w:rFonts w:ascii="Times New Roman" w:hAnsi="Times New Roman" w:eastAsia="宋体"/>
          <w:sz w:val="21"/>
          <w:szCs w:val="21"/>
        </w:rPr>
        <w:t>五、实验步骤</w:t>
      </w:r>
      <w:r>
        <w:rPr>
          <w:rFonts w:ascii="Times New Roman" w:hAnsi="Times New Roman" w:eastAsia="宋体"/>
          <w:sz w:val="21"/>
          <w:szCs w:val="21"/>
        </w:rPr>
        <w:tab/>
      </w:r>
      <w:r>
        <w:rPr>
          <w:rFonts w:hint="eastAsia" w:ascii="Times New Roman" w:hAnsi="Times New Roman" w:eastAsia="宋体"/>
          <w:sz w:val="21"/>
          <w:szCs w:val="21"/>
          <w:lang w:val="en-US" w:eastAsia="zh-CN"/>
        </w:rPr>
        <w:t>1</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2</w:t>
      </w:r>
    </w:p>
    <w:p w14:paraId="7DF474FA">
      <w:pPr>
        <w:pStyle w:val="11"/>
        <w:tabs>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"_Toc153277360" </w:instrText>
      </w:r>
      <w:r>
        <w:rPr>
          <w:sz w:val="21"/>
          <w:szCs w:val="21"/>
        </w:rPr>
        <w:fldChar w:fldCharType="separate"/>
      </w:r>
      <w:r>
        <w:rPr>
          <w:rStyle w:val="17"/>
          <w:rFonts w:ascii="Times New Roman" w:hAnsi="Times New Roman" w:eastAsia="宋体"/>
          <w:sz w:val="21"/>
          <w:szCs w:val="21"/>
        </w:rPr>
        <w:t>六、实验</w:t>
      </w:r>
      <w:r>
        <w:rPr>
          <w:rStyle w:val="17"/>
          <w:rFonts w:hint="eastAsia" w:ascii="Times New Roman" w:hAnsi="Times New Roman" w:eastAsia="宋体"/>
          <w:sz w:val="21"/>
          <w:szCs w:val="21"/>
          <w:lang w:val="en-US" w:eastAsia="zh-CN"/>
        </w:rPr>
        <w:t>思考</w:t>
      </w:r>
      <w:r>
        <w:rPr>
          <w:rFonts w:ascii="Times New Roman" w:hAnsi="Times New Roman" w:eastAsia="宋体"/>
          <w:sz w:val="21"/>
          <w:szCs w:val="21"/>
        </w:rPr>
        <w:tab/>
      </w:r>
      <w:r>
        <w:rPr>
          <w:rFonts w:hint="eastAsia" w:ascii="Times New Roman" w:hAnsi="Times New Roman" w:eastAsia="宋体"/>
          <w:sz w:val="21"/>
          <w:szCs w:val="21"/>
          <w:lang w:val="en-US" w:eastAsia="zh-CN"/>
        </w:rPr>
        <w:t>1</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3</w:t>
      </w:r>
    </w:p>
    <w:p w14:paraId="26388E70">
      <w:pPr>
        <w:pStyle w:val="11"/>
        <w:tabs>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"_Toc153277361" </w:instrText>
      </w:r>
      <w:r>
        <w:rPr>
          <w:sz w:val="21"/>
          <w:szCs w:val="21"/>
        </w:rPr>
        <w:fldChar w:fldCharType="separate"/>
      </w:r>
      <w:r>
        <w:rPr>
          <w:rStyle w:val="17"/>
          <w:rFonts w:ascii="Times New Roman" w:hAnsi="Times New Roman" w:eastAsia="宋体"/>
          <w:sz w:val="21"/>
          <w:szCs w:val="21"/>
        </w:rPr>
        <w:t>七、</w:t>
      </w:r>
      <w:r>
        <w:rPr>
          <w:rStyle w:val="17"/>
          <w:rFonts w:hint="eastAsia" w:ascii="Times New Roman" w:hAnsi="Times New Roman" w:eastAsia="宋体"/>
          <w:sz w:val="21"/>
          <w:szCs w:val="21"/>
          <w:lang w:val="en-US" w:eastAsia="zh-CN"/>
        </w:rPr>
        <w:t>仿真结果</w:t>
      </w:r>
      <w:r>
        <w:rPr>
          <w:rFonts w:ascii="Times New Roman" w:hAnsi="Times New Roman" w:eastAsia="宋体"/>
          <w:sz w:val="21"/>
          <w:szCs w:val="21"/>
        </w:rPr>
        <w:tab/>
      </w:r>
      <w:r>
        <w:rPr>
          <w:rFonts w:hint="eastAsia" w:ascii="Times New Roman" w:hAnsi="Times New Roman" w:eastAsia="宋体"/>
          <w:sz w:val="21"/>
          <w:szCs w:val="21"/>
          <w:lang w:val="en-US" w:eastAsia="zh-CN"/>
        </w:rPr>
        <w:t>1</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4</w:t>
      </w:r>
    </w:p>
    <w:p w14:paraId="0C0114D4">
      <w:pPr>
        <w:pStyle w:val="10"/>
        <w:tabs>
          <w:tab w:val="right" w:leader="dot" w:pos="8302"/>
        </w:tabs>
        <w:rPr>
          <w:rFonts w:hint="eastAsia" w:ascii="Times New Roman" w:hAnsi="Times New Roman" w:eastAsia="宋体"/>
          <w:b/>
          <w:bCs/>
          <w:kern w:val="2"/>
          <w:sz w:val="21"/>
          <w:szCs w:val="21"/>
          <w:lang w:val="en-US" w:eastAsia="zh-CN"/>
          <w14:ligatures w14:val="standardContextual"/>
        </w:rPr>
      </w:pPr>
      <w:r>
        <w:rPr>
          <w:b/>
          <w:bCs/>
          <w:sz w:val="21"/>
          <w:szCs w:val="21"/>
        </w:rPr>
        <w:fldChar w:fldCharType="begin"/>
      </w:r>
      <w:r>
        <w:rPr>
          <w:b/>
          <w:bCs/>
          <w:sz w:val="21"/>
          <w:szCs w:val="21"/>
        </w:rPr>
        <w:instrText xml:space="preserve"> HYPERLINK \l "_Toc153277363" </w:instrText>
      </w:r>
      <w:r>
        <w:rPr>
          <w:b/>
          <w:bCs/>
          <w:sz w:val="21"/>
          <w:szCs w:val="21"/>
        </w:rPr>
        <w:fldChar w:fldCharType="separate"/>
      </w:r>
      <w:r>
        <w:rPr>
          <w:rStyle w:val="17"/>
          <w:rFonts w:ascii="Times New Roman" w:hAnsi="Times New Roman" w:eastAsia="宋体"/>
          <w:b/>
          <w:bCs/>
          <w:sz w:val="21"/>
          <w:szCs w:val="21"/>
        </w:rPr>
        <w:t>实验三   模拟乘法混频</w:t>
      </w:r>
      <w:r>
        <w:rPr>
          <w:rFonts w:ascii="Times New Roman" w:hAnsi="Times New Roman" w:eastAsia="宋体"/>
          <w:b/>
          <w:bCs/>
          <w:sz w:val="21"/>
          <w:szCs w:val="21"/>
        </w:rPr>
        <w:tab/>
      </w:r>
      <w:r>
        <w:rPr>
          <w:rFonts w:hint="eastAsia" w:ascii="Times New Roman" w:hAnsi="Times New Roman" w:eastAsia="宋体"/>
          <w:b/>
          <w:bCs/>
          <w:sz w:val="21"/>
          <w:szCs w:val="21"/>
          <w:lang w:val="en-US" w:eastAsia="zh-CN"/>
        </w:rPr>
        <w:t>1</w:t>
      </w:r>
      <w:r>
        <w:rPr>
          <w:rFonts w:ascii="Times New Roman" w:hAnsi="Times New Roman" w:eastAsia="宋体"/>
          <w:b/>
          <w:bCs/>
          <w:sz w:val="21"/>
          <w:szCs w:val="21"/>
        </w:rPr>
        <w:fldChar w:fldCharType="end"/>
      </w:r>
      <w:r>
        <w:rPr>
          <w:rFonts w:hint="eastAsia" w:ascii="Times New Roman" w:hAnsi="Times New Roman" w:eastAsia="宋体"/>
          <w:b/>
          <w:bCs/>
          <w:sz w:val="21"/>
          <w:szCs w:val="21"/>
          <w:lang w:val="en-US" w:eastAsia="zh-CN"/>
        </w:rPr>
        <w:t>5</w:t>
      </w:r>
    </w:p>
    <w:p w14:paraId="2088BA8C">
      <w:pPr>
        <w:pStyle w:val="11"/>
        <w:tabs>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"_Toc153277364" </w:instrText>
      </w:r>
      <w:r>
        <w:rPr>
          <w:sz w:val="21"/>
          <w:szCs w:val="21"/>
        </w:rPr>
        <w:fldChar w:fldCharType="separate"/>
      </w:r>
      <w:r>
        <w:rPr>
          <w:rStyle w:val="17"/>
          <w:rFonts w:ascii="Times New Roman" w:hAnsi="Times New Roman" w:eastAsia="宋体"/>
          <w:sz w:val="21"/>
          <w:szCs w:val="21"/>
        </w:rPr>
        <w:t>一、实验目的</w:t>
      </w:r>
      <w:r>
        <w:rPr>
          <w:rFonts w:ascii="Times New Roman" w:hAnsi="Times New Roman" w:eastAsia="宋体"/>
          <w:sz w:val="21"/>
          <w:szCs w:val="21"/>
        </w:rPr>
        <w:tab/>
      </w:r>
      <w:r>
        <w:rPr>
          <w:rFonts w:hint="eastAsia" w:ascii="Times New Roman" w:hAnsi="Times New Roman" w:eastAsia="宋体"/>
          <w:sz w:val="21"/>
          <w:szCs w:val="21"/>
          <w:lang w:val="en-US" w:eastAsia="zh-CN"/>
        </w:rPr>
        <w:t>15</w:t>
      </w:r>
      <w:r>
        <w:rPr>
          <w:rFonts w:ascii="Times New Roman" w:hAnsi="Times New Roman" w:eastAsia="宋体"/>
          <w:sz w:val="21"/>
          <w:szCs w:val="21"/>
        </w:rPr>
        <w:fldChar w:fldCharType="end"/>
      </w:r>
    </w:p>
    <w:p w14:paraId="386942CF">
      <w:pPr>
        <w:pStyle w:val="11"/>
        <w:tabs>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"_Toc153277365" </w:instrText>
      </w:r>
      <w:r>
        <w:rPr>
          <w:sz w:val="21"/>
          <w:szCs w:val="21"/>
        </w:rPr>
        <w:fldChar w:fldCharType="separate"/>
      </w:r>
      <w:r>
        <w:rPr>
          <w:rStyle w:val="17"/>
          <w:rFonts w:ascii="Times New Roman" w:hAnsi="Times New Roman" w:eastAsia="宋体"/>
          <w:sz w:val="21"/>
          <w:szCs w:val="21"/>
        </w:rPr>
        <w:t>二、实验内容</w:t>
      </w:r>
      <w:r>
        <w:rPr>
          <w:rFonts w:ascii="Times New Roman" w:hAnsi="Times New Roman" w:eastAsia="宋体"/>
          <w:sz w:val="21"/>
          <w:szCs w:val="21"/>
        </w:rPr>
        <w:tab/>
      </w:r>
      <w:r>
        <w:rPr>
          <w:rFonts w:hint="eastAsia" w:ascii="Times New Roman" w:hAnsi="Times New Roman" w:eastAsia="宋体"/>
          <w:sz w:val="21"/>
          <w:szCs w:val="21"/>
          <w:lang w:val="en-US" w:eastAsia="zh-CN"/>
        </w:rPr>
        <w:t>1</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5</w:t>
      </w:r>
    </w:p>
    <w:p w14:paraId="3934D0A6">
      <w:pPr>
        <w:pStyle w:val="11"/>
        <w:tabs>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"_Toc153277366" </w:instrText>
      </w:r>
      <w:r>
        <w:rPr>
          <w:sz w:val="21"/>
          <w:szCs w:val="21"/>
        </w:rPr>
        <w:fldChar w:fldCharType="separate"/>
      </w:r>
      <w:r>
        <w:rPr>
          <w:rStyle w:val="17"/>
          <w:rFonts w:ascii="Times New Roman" w:hAnsi="Times New Roman" w:eastAsia="宋体"/>
          <w:sz w:val="21"/>
          <w:szCs w:val="21"/>
        </w:rPr>
        <w:t>三、实验器材</w:t>
      </w:r>
      <w:r>
        <w:rPr>
          <w:rFonts w:ascii="Times New Roman" w:hAnsi="Times New Roman" w:eastAsia="宋体"/>
          <w:sz w:val="21"/>
          <w:szCs w:val="21"/>
        </w:rPr>
        <w:tab/>
      </w:r>
      <w:r>
        <w:rPr>
          <w:rFonts w:hint="eastAsia" w:ascii="Times New Roman" w:hAnsi="Times New Roman" w:eastAsia="宋体"/>
          <w:sz w:val="21"/>
          <w:szCs w:val="21"/>
          <w:lang w:val="en-US" w:eastAsia="zh-CN"/>
        </w:rPr>
        <w:t>1</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5</w:t>
      </w:r>
    </w:p>
    <w:p w14:paraId="3A3534CA">
      <w:pPr>
        <w:pStyle w:val="11"/>
        <w:tabs>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"_Toc153277367" </w:instrText>
      </w:r>
      <w:r>
        <w:rPr>
          <w:sz w:val="21"/>
          <w:szCs w:val="21"/>
        </w:rPr>
        <w:fldChar w:fldCharType="separate"/>
      </w:r>
      <w:r>
        <w:rPr>
          <w:rStyle w:val="17"/>
          <w:rFonts w:ascii="Times New Roman" w:hAnsi="Times New Roman" w:eastAsia="宋体"/>
          <w:sz w:val="21"/>
          <w:szCs w:val="21"/>
        </w:rPr>
        <w:t>四、实验原理</w:t>
      </w:r>
      <w:r>
        <w:rPr>
          <w:rFonts w:ascii="Times New Roman" w:hAnsi="Times New Roman" w:eastAsia="宋体"/>
          <w:sz w:val="21"/>
          <w:szCs w:val="21"/>
        </w:rPr>
        <w:tab/>
      </w:r>
      <w:r>
        <w:rPr>
          <w:rFonts w:hint="eastAsia" w:ascii="Times New Roman" w:hAnsi="Times New Roman" w:eastAsia="宋体"/>
          <w:sz w:val="21"/>
          <w:szCs w:val="21"/>
          <w:lang w:val="en-US" w:eastAsia="zh-CN"/>
        </w:rPr>
        <w:t>1</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5</w:t>
      </w:r>
    </w:p>
    <w:p w14:paraId="263703F9">
      <w:pPr>
        <w:pStyle w:val="11"/>
        <w:tabs>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"_Toc153277368" </w:instrText>
      </w:r>
      <w:r>
        <w:rPr>
          <w:sz w:val="21"/>
          <w:szCs w:val="21"/>
        </w:rPr>
        <w:fldChar w:fldCharType="separate"/>
      </w:r>
      <w:r>
        <w:rPr>
          <w:rStyle w:val="17"/>
          <w:rFonts w:ascii="Times New Roman" w:hAnsi="Times New Roman" w:eastAsia="宋体"/>
          <w:sz w:val="21"/>
          <w:szCs w:val="21"/>
        </w:rPr>
        <w:t>五、实验步骤</w:t>
      </w:r>
      <w:r>
        <w:rPr>
          <w:rFonts w:ascii="Times New Roman" w:hAnsi="Times New Roman" w:eastAsia="宋体"/>
          <w:sz w:val="21"/>
          <w:szCs w:val="21"/>
        </w:rPr>
        <w:tab/>
      </w:r>
      <w:r>
        <w:rPr>
          <w:rFonts w:hint="eastAsia" w:ascii="Times New Roman" w:hAnsi="Times New Roman" w:eastAsia="宋体"/>
          <w:sz w:val="21"/>
          <w:szCs w:val="21"/>
          <w:lang w:val="en-US" w:eastAsia="zh-CN"/>
        </w:rPr>
        <w:t>1</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7</w:t>
      </w:r>
    </w:p>
    <w:p w14:paraId="27A03216">
      <w:pPr>
        <w:pStyle w:val="11"/>
        <w:tabs>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"_Toc153277369" </w:instrText>
      </w:r>
      <w:r>
        <w:rPr>
          <w:sz w:val="21"/>
          <w:szCs w:val="21"/>
        </w:rPr>
        <w:fldChar w:fldCharType="separate"/>
      </w:r>
      <w:r>
        <w:rPr>
          <w:rStyle w:val="17"/>
          <w:rFonts w:ascii="Times New Roman" w:hAnsi="Times New Roman" w:eastAsia="宋体"/>
          <w:sz w:val="21"/>
          <w:szCs w:val="21"/>
        </w:rPr>
        <w:t>六、</w:t>
      </w:r>
      <w:r>
        <w:rPr>
          <w:rStyle w:val="17"/>
          <w:rFonts w:hint="eastAsia" w:ascii="Times New Roman" w:hAnsi="Times New Roman" w:eastAsia="宋体"/>
          <w:sz w:val="21"/>
          <w:szCs w:val="21"/>
          <w:lang w:val="en-US" w:eastAsia="zh-CN"/>
        </w:rPr>
        <w:t>实验思考</w:t>
      </w:r>
      <w:r>
        <w:rPr>
          <w:rFonts w:ascii="Times New Roman" w:hAnsi="Times New Roman" w:eastAsia="宋体"/>
          <w:sz w:val="21"/>
          <w:szCs w:val="21"/>
        </w:rPr>
        <w:tab/>
      </w:r>
      <w:r>
        <w:rPr>
          <w:rFonts w:hint="eastAsia" w:ascii="Times New Roman" w:hAnsi="Times New Roman" w:eastAsia="宋体"/>
          <w:sz w:val="21"/>
          <w:szCs w:val="21"/>
          <w:lang w:val="en-US" w:eastAsia="zh-CN"/>
        </w:rPr>
        <w:t>2</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0</w:t>
      </w:r>
    </w:p>
    <w:p w14:paraId="47AE4C89">
      <w:pPr>
        <w:pStyle w:val="11"/>
        <w:tabs>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"_Toc153277370" </w:instrText>
      </w:r>
      <w:r>
        <w:rPr>
          <w:sz w:val="21"/>
          <w:szCs w:val="21"/>
        </w:rPr>
        <w:fldChar w:fldCharType="separate"/>
      </w:r>
      <w:r>
        <w:rPr>
          <w:rStyle w:val="17"/>
          <w:rFonts w:ascii="Times New Roman" w:hAnsi="Times New Roman" w:eastAsia="宋体"/>
          <w:sz w:val="21"/>
          <w:szCs w:val="21"/>
        </w:rPr>
        <w:t>七、</w:t>
      </w:r>
      <w:r>
        <w:rPr>
          <w:rStyle w:val="17"/>
          <w:rFonts w:hint="eastAsia" w:ascii="Times New Roman" w:hAnsi="Times New Roman" w:eastAsia="宋体"/>
          <w:sz w:val="21"/>
          <w:szCs w:val="21"/>
          <w:lang w:val="en-US" w:eastAsia="zh-CN"/>
        </w:rPr>
        <w:t>仿真结果</w:t>
      </w:r>
      <w:r>
        <w:rPr>
          <w:rFonts w:ascii="Times New Roman" w:hAnsi="Times New Roman" w:eastAsia="宋体"/>
          <w:sz w:val="21"/>
          <w:szCs w:val="21"/>
        </w:rPr>
        <w:tab/>
      </w:r>
      <w:r>
        <w:rPr>
          <w:rFonts w:hint="eastAsia" w:ascii="Times New Roman" w:hAnsi="Times New Roman" w:eastAsia="宋体"/>
          <w:sz w:val="21"/>
          <w:szCs w:val="21"/>
          <w:lang w:val="en-US" w:eastAsia="zh-CN"/>
        </w:rPr>
        <w:t>2</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1</w:t>
      </w:r>
    </w:p>
    <w:p w14:paraId="137248ED">
      <w:pPr>
        <w:pStyle w:val="10"/>
        <w:tabs>
          <w:tab w:val="right" w:leader="dot" w:pos="8302"/>
        </w:tabs>
        <w:rPr>
          <w:rFonts w:hint="eastAsia" w:ascii="Times New Roman" w:hAnsi="Times New Roman" w:eastAsia="宋体"/>
          <w:b/>
          <w:bCs/>
          <w:kern w:val="2"/>
          <w:sz w:val="21"/>
          <w:szCs w:val="21"/>
          <w:lang w:val="en-US" w:eastAsia="zh-CN"/>
          <w14:ligatures w14:val="standardContextual"/>
        </w:rPr>
      </w:pPr>
      <w:r>
        <w:rPr>
          <w:b/>
          <w:bCs/>
          <w:sz w:val="21"/>
          <w:szCs w:val="21"/>
        </w:rPr>
        <w:fldChar w:fldCharType="begin"/>
      </w:r>
      <w:r>
        <w:rPr>
          <w:b/>
          <w:bCs/>
          <w:sz w:val="21"/>
          <w:szCs w:val="21"/>
        </w:rPr>
        <w:instrText xml:space="preserve"> HYPERLINK \l "_Toc153277372" </w:instrText>
      </w:r>
      <w:r>
        <w:rPr>
          <w:b/>
          <w:bCs/>
          <w:sz w:val="21"/>
          <w:szCs w:val="21"/>
        </w:rPr>
        <w:fldChar w:fldCharType="separate"/>
      </w:r>
      <w:r>
        <w:rPr>
          <w:rStyle w:val="17"/>
          <w:rFonts w:ascii="Times New Roman" w:hAnsi="Times New Roman" w:eastAsia="宋体"/>
          <w:b/>
          <w:bCs/>
          <w:sz w:val="21"/>
          <w:szCs w:val="21"/>
        </w:rPr>
        <w:t>实验四  非线性丙类功率放大器实验</w:t>
      </w:r>
      <w:r>
        <w:rPr>
          <w:rFonts w:ascii="Times New Roman" w:hAnsi="Times New Roman" w:eastAsia="宋体"/>
          <w:b/>
          <w:bCs/>
          <w:sz w:val="21"/>
          <w:szCs w:val="21"/>
        </w:rPr>
        <w:tab/>
      </w:r>
      <w:r>
        <w:rPr>
          <w:rFonts w:hint="eastAsia" w:ascii="Times New Roman" w:hAnsi="Times New Roman" w:eastAsia="宋体"/>
          <w:b/>
          <w:bCs/>
          <w:sz w:val="21"/>
          <w:szCs w:val="21"/>
          <w:lang w:val="en-US" w:eastAsia="zh-CN"/>
        </w:rPr>
        <w:t>2</w:t>
      </w:r>
      <w:r>
        <w:rPr>
          <w:rFonts w:ascii="Times New Roman" w:hAnsi="Times New Roman" w:eastAsia="宋体"/>
          <w:b/>
          <w:bCs/>
          <w:sz w:val="21"/>
          <w:szCs w:val="21"/>
        </w:rPr>
        <w:fldChar w:fldCharType="end"/>
      </w:r>
      <w:r>
        <w:rPr>
          <w:rFonts w:hint="eastAsia" w:ascii="Times New Roman" w:hAnsi="Times New Roman" w:eastAsia="宋体"/>
          <w:b/>
          <w:bCs/>
          <w:sz w:val="21"/>
          <w:szCs w:val="21"/>
          <w:lang w:val="en-US" w:eastAsia="zh-CN"/>
        </w:rPr>
        <w:t>2</w:t>
      </w:r>
    </w:p>
    <w:p w14:paraId="226469D7">
      <w:pPr>
        <w:pStyle w:val="11"/>
        <w:tabs>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"_Toc153277373" </w:instrText>
      </w:r>
      <w:r>
        <w:rPr>
          <w:sz w:val="21"/>
          <w:szCs w:val="21"/>
        </w:rPr>
        <w:fldChar w:fldCharType="separate"/>
      </w:r>
      <w:r>
        <w:rPr>
          <w:rStyle w:val="17"/>
          <w:rFonts w:ascii="Times New Roman" w:hAnsi="Times New Roman" w:eastAsia="宋体"/>
          <w:sz w:val="21"/>
          <w:szCs w:val="21"/>
        </w:rPr>
        <w:t>一、实验目的</w:t>
      </w:r>
      <w:r>
        <w:rPr>
          <w:rFonts w:ascii="Times New Roman" w:hAnsi="Times New Roman" w:eastAsia="宋体"/>
          <w:sz w:val="21"/>
          <w:szCs w:val="21"/>
        </w:rPr>
        <w:tab/>
      </w:r>
      <w:r>
        <w:rPr>
          <w:rFonts w:hint="eastAsia" w:ascii="Times New Roman" w:hAnsi="Times New Roman" w:eastAsia="宋体"/>
          <w:sz w:val="21"/>
          <w:szCs w:val="21"/>
          <w:lang w:val="en-US" w:eastAsia="zh-CN"/>
        </w:rPr>
        <w:t>2</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2</w:t>
      </w:r>
    </w:p>
    <w:p w14:paraId="013D2A5C">
      <w:pPr>
        <w:pStyle w:val="11"/>
        <w:tabs>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"_Toc153277374" </w:instrText>
      </w:r>
      <w:r>
        <w:rPr>
          <w:sz w:val="21"/>
          <w:szCs w:val="21"/>
        </w:rPr>
        <w:fldChar w:fldCharType="separate"/>
      </w:r>
      <w:r>
        <w:rPr>
          <w:rStyle w:val="17"/>
          <w:rFonts w:ascii="Times New Roman" w:hAnsi="Times New Roman" w:eastAsia="宋体"/>
          <w:sz w:val="21"/>
          <w:szCs w:val="21"/>
        </w:rPr>
        <w:t>二、实验内容</w:t>
      </w:r>
      <w:r>
        <w:rPr>
          <w:rFonts w:ascii="Times New Roman" w:hAnsi="Times New Roman" w:eastAsia="宋体"/>
          <w:sz w:val="21"/>
          <w:szCs w:val="21"/>
        </w:rPr>
        <w:tab/>
      </w:r>
      <w:r>
        <w:rPr>
          <w:rFonts w:hint="eastAsia" w:ascii="Times New Roman" w:hAnsi="Times New Roman" w:eastAsia="宋体"/>
          <w:sz w:val="21"/>
          <w:szCs w:val="21"/>
          <w:lang w:val="en-US" w:eastAsia="zh-CN"/>
        </w:rPr>
        <w:t>2</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2</w:t>
      </w:r>
    </w:p>
    <w:p w14:paraId="228EC951">
      <w:pPr>
        <w:pStyle w:val="11"/>
        <w:tabs>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"_Toc153277375" </w:instrText>
      </w:r>
      <w:r>
        <w:rPr>
          <w:sz w:val="21"/>
          <w:szCs w:val="21"/>
        </w:rPr>
        <w:fldChar w:fldCharType="separate"/>
      </w:r>
      <w:r>
        <w:rPr>
          <w:rStyle w:val="17"/>
          <w:rFonts w:ascii="Times New Roman" w:hAnsi="Times New Roman" w:eastAsia="宋体"/>
          <w:sz w:val="21"/>
          <w:szCs w:val="21"/>
        </w:rPr>
        <w:t>三、实验器材</w:t>
      </w:r>
      <w:r>
        <w:rPr>
          <w:rFonts w:ascii="Times New Roman" w:hAnsi="Times New Roman" w:eastAsia="宋体"/>
          <w:sz w:val="21"/>
          <w:szCs w:val="21"/>
        </w:rPr>
        <w:tab/>
      </w:r>
      <w:r>
        <w:rPr>
          <w:rFonts w:hint="eastAsia" w:ascii="Times New Roman" w:hAnsi="Times New Roman" w:eastAsia="宋体"/>
          <w:sz w:val="21"/>
          <w:szCs w:val="21"/>
          <w:lang w:val="en-US" w:eastAsia="zh-CN"/>
        </w:rPr>
        <w:t>2</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2</w:t>
      </w:r>
    </w:p>
    <w:p w14:paraId="5ACDDD40">
      <w:pPr>
        <w:pStyle w:val="11"/>
        <w:tabs>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"_Toc153277376" </w:instrText>
      </w:r>
      <w:r>
        <w:rPr>
          <w:sz w:val="21"/>
          <w:szCs w:val="21"/>
        </w:rPr>
        <w:fldChar w:fldCharType="separate"/>
      </w:r>
      <w:r>
        <w:rPr>
          <w:rStyle w:val="17"/>
          <w:rFonts w:ascii="Times New Roman" w:hAnsi="Times New Roman" w:eastAsia="宋体"/>
          <w:sz w:val="21"/>
          <w:szCs w:val="21"/>
        </w:rPr>
        <w:t>四、实验原理</w:t>
      </w:r>
      <w:r>
        <w:rPr>
          <w:rFonts w:ascii="Times New Roman" w:hAnsi="Times New Roman" w:eastAsia="宋体"/>
          <w:sz w:val="21"/>
          <w:szCs w:val="21"/>
        </w:rPr>
        <w:tab/>
      </w:r>
      <w:r>
        <w:rPr>
          <w:rFonts w:hint="eastAsia" w:ascii="Times New Roman" w:hAnsi="Times New Roman" w:eastAsia="宋体"/>
          <w:sz w:val="21"/>
          <w:szCs w:val="21"/>
          <w:lang w:val="en-US" w:eastAsia="zh-CN"/>
        </w:rPr>
        <w:t>2</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2</w:t>
      </w:r>
    </w:p>
    <w:p w14:paraId="26ADC7C4">
      <w:pPr>
        <w:pStyle w:val="11"/>
        <w:tabs>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"_Toc153277377" </w:instrText>
      </w:r>
      <w:r>
        <w:rPr>
          <w:sz w:val="21"/>
          <w:szCs w:val="21"/>
        </w:rPr>
        <w:fldChar w:fldCharType="separate"/>
      </w:r>
      <w:r>
        <w:rPr>
          <w:rStyle w:val="17"/>
          <w:rFonts w:ascii="Times New Roman" w:hAnsi="Times New Roman" w:eastAsia="宋体"/>
          <w:sz w:val="21"/>
          <w:szCs w:val="21"/>
        </w:rPr>
        <w:t>五、实验步骤</w:t>
      </w:r>
      <w:r>
        <w:rPr>
          <w:rFonts w:ascii="Times New Roman" w:hAnsi="Times New Roman" w:eastAsia="宋体"/>
          <w:sz w:val="21"/>
          <w:szCs w:val="21"/>
        </w:rPr>
        <w:tab/>
      </w:r>
      <w:r>
        <w:rPr>
          <w:rFonts w:hint="eastAsia" w:ascii="Times New Roman" w:hAnsi="Times New Roman" w:eastAsia="宋体"/>
          <w:sz w:val="21"/>
          <w:szCs w:val="21"/>
          <w:lang w:val="en-US" w:eastAsia="zh-CN"/>
        </w:rPr>
        <w:t>2</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6</w:t>
      </w:r>
    </w:p>
    <w:p w14:paraId="73D56E63">
      <w:pPr>
        <w:pStyle w:val="11"/>
        <w:tabs>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"_Toc153277378" </w:instrText>
      </w:r>
      <w:r>
        <w:rPr>
          <w:sz w:val="21"/>
          <w:szCs w:val="21"/>
        </w:rPr>
        <w:fldChar w:fldCharType="separate"/>
      </w:r>
      <w:r>
        <w:rPr>
          <w:rStyle w:val="17"/>
          <w:rFonts w:ascii="Times New Roman" w:hAnsi="Times New Roman" w:eastAsia="宋体"/>
          <w:sz w:val="21"/>
          <w:szCs w:val="21"/>
        </w:rPr>
        <w:t>六、实验</w:t>
      </w:r>
      <w:r>
        <w:rPr>
          <w:rStyle w:val="17"/>
          <w:rFonts w:hint="eastAsia" w:ascii="Times New Roman" w:hAnsi="Times New Roman" w:eastAsia="宋体"/>
          <w:sz w:val="21"/>
          <w:szCs w:val="21"/>
          <w:lang w:val="en-US" w:eastAsia="zh-CN"/>
        </w:rPr>
        <w:t>思考</w:t>
      </w:r>
      <w:r>
        <w:rPr>
          <w:rFonts w:ascii="Times New Roman" w:hAnsi="Times New Roman" w:eastAsia="宋体"/>
          <w:sz w:val="21"/>
          <w:szCs w:val="21"/>
        </w:rPr>
        <w:tab/>
      </w:r>
      <w:r>
        <w:rPr>
          <w:rFonts w:hint="eastAsia" w:ascii="Times New Roman" w:hAnsi="Times New Roman" w:eastAsia="宋体"/>
          <w:sz w:val="21"/>
          <w:szCs w:val="21"/>
          <w:lang w:val="en-US" w:eastAsia="zh-CN"/>
        </w:rPr>
        <w:t>2</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9</w:t>
      </w:r>
    </w:p>
    <w:p w14:paraId="5DF8B10B">
      <w:pPr>
        <w:pStyle w:val="11"/>
        <w:tabs>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"_Toc153277379" </w:instrText>
      </w:r>
      <w:r>
        <w:rPr>
          <w:sz w:val="21"/>
          <w:szCs w:val="21"/>
        </w:rPr>
        <w:fldChar w:fldCharType="separate"/>
      </w:r>
      <w:r>
        <w:rPr>
          <w:rStyle w:val="17"/>
          <w:rFonts w:ascii="Times New Roman" w:hAnsi="Times New Roman" w:eastAsia="宋体"/>
          <w:sz w:val="21"/>
          <w:szCs w:val="21"/>
        </w:rPr>
        <w:t>七、仿真</w:t>
      </w:r>
      <w:r>
        <w:rPr>
          <w:rStyle w:val="17"/>
          <w:rFonts w:hint="eastAsia" w:ascii="Times New Roman" w:hAnsi="Times New Roman" w:eastAsia="宋体"/>
          <w:sz w:val="21"/>
          <w:szCs w:val="21"/>
          <w:lang w:val="en-US" w:eastAsia="zh-CN"/>
        </w:rPr>
        <w:t>结果</w:t>
      </w:r>
      <w:r>
        <w:rPr>
          <w:rFonts w:ascii="Times New Roman" w:hAnsi="Times New Roman" w:eastAsia="宋体"/>
          <w:sz w:val="21"/>
          <w:szCs w:val="21"/>
        </w:rPr>
        <w:tab/>
      </w:r>
      <w:r>
        <w:rPr>
          <w:rFonts w:hint="eastAsia" w:ascii="Times New Roman" w:hAnsi="Times New Roman" w:eastAsia="宋体"/>
          <w:sz w:val="21"/>
          <w:szCs w:val="21"/>
          <w:lang w:val="en-US" w:eastAsia="zh-CN"/>
        </w:rPr>
        <w:t>3</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0</w:t>
      </w:r>
    </w:p>
    <w:p w14:paraId="28ACCE30">
      <w:pPr>
        <w:pStyle w:val="10"/>
        <w:tabs>
          <w:tab w:val="right" w:leader="dot" w:pos="8302"/>
        </w:tabs>
        <w:rPr>
          <w:rFonts w:hint="eastAsia" w:ascii="Times New Roman" w:hAnsi="Times New Roman" w:eastAsia="宋体"/>
          <w:b/>
          <w:bCs/>
          <w:kern w:val="2"/>
          <w:sz w:val="21"/>
          <w:szCs w:val="21"/>
          <w:lang w:val="en-US" w:eastAsia="zh-CN"/>
          <w14:ligatures w14:val="standardContextual"/>
        </w:rPr>
      </w:pPr>
      <w:r>
        <w:rPr>
          <w:b/>
          <w:bCs/>
          <w:sz w:val="21"/>
          <w:szCs w:val="21"/>
        </w:rPr>
        <w:fldChar w:fldCharType="begin"/>
      </w:r>
      <w:r>
        <w:rPr>
          <w:b/>
          <w:bCs/>
          <w:sz w:val="21"/>
          <w:szCs w:val="21"/>
        </w:rPr>
        <w:instrText xml:space="preserve"> HYPERLINK \l "_Toc153277380" </w:instrText>
      </w:r>
      <w:r>
        <w:rPr>
          <w:b/>
          <w:bCs/>
          <w:sz w:val="21"/>
          <w:szCs w:val="21"/>
        </w:rPr>
        <w:fldChar w:fldCharType="separate"/>
      </w:r>
      <w:r>
        <w:rPr>
          <w:rStyle w:val="17"/>
          <w:rFonts w:ascii="Times New Roman" w:hAnsi="Times New Roman" w:eastAsia="宋体"/>
          <w:b/>
          <w:bCs/>
          <w:sz w:val="21"/>
          <w:szCs w:val="21"/>
        </w:rPr>
        <w:t>实验五  模拟乘法器调幅及解调</w:t>
      </w:r>
      <w:r>
        <w:rPr>
          <w:rFonts w:ascii="Times New Roman" w:hAnsi="Times New Roman" w:eastAsia="宋体"/>
          <w:b/>
          <w:bCs/>
          <w:sz w:val="21"/>
          <w:szCs w:val="21"/>
        </w:rPr>
        <w:tab/>
      </w:r>
      <w:r>
        <w:rPr>
          <w:rFonts w:hint="eastAsia" w:ascii="Times New Roman" w:hAnsi="Times New Roman" w:eastAsia="宋体"/>
          <w:b/>
          <w:bCs/>
          <w:sz w:val="21"/>
          <w:szCs w:val="21"/>
          <w:lang w:val="en-US" w:eastAsia="zh-CN"/>
        </w:rPr>
        <w:t>3</w:t>
      </w:r>
      <w:r>
        <w:rPr>
          <w:rFonts w:ascii="Times New Roman" w:hAnsi="Times New Roman" w:eastAsia="宋体"/>
          <w:b/>
          <w:bCs/>
          <w:sz w:val="21"/>
          <w:szCs w:val="21"/>
        </w:rPr>
        <w:fldChar w:fldCharType="end"/>
      </w:r>
      <w:r>
        <w:rPr>
          <w:rFonts w:hint="eastAsia" w:ascii="Times New Roman" w:hAnsi="Times New Roman" w:eastAsia="宋体"/>
          <w:b/>
          <w:bCs/>
          <w:sz w:val="21"/>
          <w:szCs w:val="21"/>
          <w:lang w:val="en-US" w:eastAsia="zh-CN"/>
        </w:rPr>
        <w:t>2</w:t>
      </w:r>
    </w:p>
    <w:p w14:paraId="086EBD17">
      <w:pPr>
        <w:pStyle w:val="11"/>
        <w:tabs>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"_Toc153277381" </w:instrText>
      </w:r>
      <w:r>
        <w:rPr>
          <w:sz w:val="21"/>
          <w:szCs w:val="21"/>
        </w:rPr>
        <w:fldChar w:fldCharType="separate"/>
      </w:r>
      <w:r>
        <w:rPr>
          <w:rStyle w:val="17"/>
          <w:rFonts w:ascii="Times New Roman" w:hAnsi="Times New Roman" w:eastAsia="宋体"/>
          <w:sz w:val="21"/>
          <w:szCs w:val="21"/>
        </w:rPr>
        <w:t>一、实验目的</w:t>
      </w:r>
      <w:r>
        <w:rPr>
          <w:rFonts w:ascii="Times New Roman" w:hAnsi="Times New Roman" w:eastAsia="宋体"/>
          <w:sz w:val="21"/>
          <w:szCs w:val="21"/>
        </w:rPr>
        <w:tab/>
      </w:r>
      <w:r>
        <w:rPr>
          <w:rFonts w:hint="eastAsia" w:ascii="Times New Roman" w:hAnsi="Times New Roman" w:eastAsia="宋体"/>
          <w:sz w:val="21"/>
          <w:szCs w:val="21"/>
          <w:lang w:val="en-US" w:eastAsia="zh-CN"/>
        </w:rPr>
        <w:t>3</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2</w:t>
      </w:r>
    </w:p>
    <w:p w14:paraId="1B58D0EF">
      <w:pPr>
        <w:pStyle w:val="11"/>
        <w:tabs>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"_Toc153277382" </w:instrText>
      </w:r>
      <w:r>
        <w:rPr>
          <w:sz w:val="21"/>
          <w:szCs w:val="21"/>
        </w:rPr>
        <w:fldChar w:fldCharType="separate"/>
      </w:r>
      <w:r>
        <w:rPr>
          <w:rStyle w:val="17"/>
          <w:rFonts w:ascii="Times New Roman" w:hAnsi="Times New Roman" w:eastAsia="宋体"/>
          <w:sz w:val="21"/>
          <w:szCs w:val="21"/>
        </w:rPr>
        <w:t>二、实验内容</w:t>
      </w:r>
      <w:r>
        <w:rPr>
          <w:rFonts w:ascii="Times New Roman" w:hAnsi="Times New Roman" w:eastAsia="宋体"/>
          <w:sz w:val="21"/>
          <w:szCs w:val="21"/>
        </w:rPr>
        <w:tab/>
      </w:r>
      <w:r>
        <w:rPr>
          <w:rFonts w:hint="eastAsia" w:ascii="Times New Roman" w:hAnsi="Times New Roman" w:eastAsia="宋体"/>
          <w:sz w:val="21"/>
          <w:szCs w:val="21"/>
          <w:lang w:val="en-US" w:eastAsia="zh-CN"/>
        </w:rPr>
        <w:t>3</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2</w:t>
      </w:r>
    </w:p>
    <w:p w14:paraId="39540F6E">
      <w:pPr>
        <w:pStyle w:val="11"/>
        <w:tabs>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"_Toc153277383" </w:instrText>
      </w:r>
      <w:r>
        <w:rPr>
          <w:sz w:val="21"/>
          <w:szCs w:val="21"/>
        </w:rPr>
        <w:fldChar w:fldCharType="separate"/>
      </w:r>
      <w:r>
        <w:rPr>
          <w:rStyle w:val="17"/>
          <w:rFonts w:ascii="Times New Roman" w:hAnsi="Times New Roman" w:eastAsia="宋体"/>
          <w:sz w:val="21"/>
          <w:szCs w:val="21"/>
        </w:rPr>
        <w:t>三、实验器材</w:t>
      </w:r>
      <w:r>
        <w:rPr>
          <w:rFonts w:ascii="Times New Roman" w:hAnsi="Times New Roman" w:eastAsia="宋体"/>
          <w:sz w:val="21"/>
          <w:szCs w:val="21"/>
        </w:rPr>
        <w:tab/>
      </w:r>
      <w:r>
        <w:rPr>
          <w:rFonts w:hint="eastAsia" w:ascii="Times New Roman" w:hAnsi="Times New Roman" w:eastAsia="宋体"/>
          <w:sz w:val="21"/>
          <w:szCs w:val="21"/>
          <w:lang w:val="en-US" w:eastAsia="zh-CN"/>
        </w:rPr>
        <w:t>3</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3</w:t>
      </w:r>
    </w:p>
    <w:p w14:paraId="68E0C80C">
      <w:pPr>
        <w:pStyle w:val="11"/>
        <w:tabs>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"_Toc153277384" </w:instrText>
      </w:r>
      <w:r>
        <w:rPr>
          <w:sz w:val="21"/>
          <w:szCs w:val="21"/>
        </w:rPr>
        <w:fldChar w:fldCharType="separate"/>
      </w:r>
      <w:r>
        <w:rPr>
          <w:rStyle w:val="17"/>
          <w:rFonts w:ascii="Times New Roman" w:hAnsi="Times New Roman" w:eastAsia="宋体"/>
          <w:sz w:val="21"/>
          <w:szCs w:val="21"/>
        </w:rPr>
        <w:t>四、实验原理</w:t>
      </w:r>
      <w:r>
        <w:rPr>
          <w:rFonts w:ascii="Times New Roman" w:hAnsi="Times New Roman" w:eastAsia="宋体"/>
          <w:sz w:val="21"/>
          <w:szCs w:val="21"/>
        </w:rPr>
        <w:tab/>
      </w:r>
      <w:r>
        <w:rPr>
          <w:rFonts w:hint="eastAsia" w:ascii="Times New Roman" w:hAnsi="Times New Roman" w:eastAsia="宋体"/>
          <w:sz w:val="21"/>
          <w:szCs w:val="21"/>
          <w:lang w:val="en-US" w:eastAsia="zh-CN"/>
        </w:rPr>
        <w:t>3</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3</w:t>
      </w:r>
    </w:p>
    <w:p w14:paraId="12677371">
      <w:pPr>
        <w:pStyle w:val="11"/>
        <w:tabs>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"_Toc153277385" </w:instrText>
      </w:r>
      <w:r>
        <w:rPr>
          <w:sz w:val="21"/>
          <w:szCs w:val="21"/>
        </w:rPr>
        <w:fldChar w:fldCharType="separate"/>
      </w:r>
      <w:r>
        <w:rPr>
          <w:rStyle w:val="17"/>
          <w:rFonts w:ascii="Times New Roman" w:hAnsi="Times New Roman" w:eastAsia="宋体"/>
          <w:sz w:val="21"/>
          <w:szCs w:val="21"/>
        </w:rPr>
        <w:t>五、实验步骤</w:t>
      </w:r>
      <w:r>
        <w:rPr>
          <w:rFonts w:ascii="Times New Roman" w:hAnsi="Times New Roman" w:eastAsia="宋体"/>
          <w:sz w:val="21"/>
          <w:szCs w:val="21"/>
        </w:rPr>
        <w:tab/>
      </w:r>
      <w:r>
        <w:rPr>
          <w:rFonts w:hint="eastAsia" w:ascii="Times New Roman" w:hAnsi="Times New Roman" w:eastAsia="宋体"/>
          <w:sz w:val="21"/>
          <w:szCs w:val="21"/>
          <w:lang w:val="en-US" w:eastAsia="zh-CN"/>
        </w:rPr>
        <w:t>3</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9</w:t>
      </w:r>
    </w:p>
    <w:p w14:paraId="25C46BED">
      <w:pPr>
        <w:pStyle w:val="11"/>
        <w:tabs>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"_Toc153277386" </w:instrText>
      </w:r>
      <w:r>
        <w:rPr>
          <w:sz w:val="21"/>
          <w:szCs w:val="21"/>
        </w:rPr>
        <w:fldChar w:fldCharType="separate"/>
      </w:r>
      <w:r>
        <w:rPr>
          <w:rStyle w:val="17"/>
          <w:rFonts w:ascii="Times New Roman" w:hAnsi="Times New Roman" w:eastAsia="宋体"/>
          <w:sz w:val="21"/>
          <w:szCs w:val="21"/>
        </w:rPr>
        <w:t>六、实验</w:t>
      </w:r>
      <w:r>
        <w:rPr>
          <w:rStyle w:val="17"/>
          <w:rFonts w:hint="eastAsia" w:ascii="Times New Roman" w:hAnsi="Times New Roman" w:eastAsia="宋体"/>
          <w:sz w:val="21"/>
          <w:szCs w:val="21"/>
          <w:lang w:val="en-US" w:eastAsia="zh-CN"/>
        </w:rPr>
        <w:t>思考</w:t>
      </w:r>
      <w:r>
        <w:rPr>
          <w:rFonts w:ascii="Times New Roman" w:hAnsi="Times New Roman" w:eastAsia="宋体"/>
          <w:sz w:val="21"/>
          <w:szCs w:val="21"/>
        </w:rPr>
        <w:tab/>
      </w:r>
      <w:r>
        <w:rPr>
          <w:rFonts w:hint="eastAsia" w:ascii="Times New Roman" w:hAnsi="Times New Roman" w:eastAsia="宋体"/>
          <w:sz w:val="21"/>
          <w:szCs w:val="21"/>
          <w:lang w:val="en-US" w:eastAsia="zh-CN"/>
        </w:rPr>
        <w:t>4</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4</w:t>
      </w:r>
    </w:p>
    <w:p w14:paraId="7B6D2D93">
      <w:pPr>
        <w:pStyle w:val="11"/>
        <w:tabs>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"_Toc153277387" </w:instrText>
      </w:r>
      <w:r>
        <w:rPr>
          <w:sz w:val="21"/>
          <w:szCs w:val="21"/>
        </w:rPr>
        <w:fldChar w:fldCharType="separate"/>
      </w:r>
      <w:r>
        <w:rPr>
          <w:rStyle w:val="17"/>
          <w:rFonts w:ascii="Times New Roman" w:hAnsi="Times New Roman" w:eastAsia="宋体"/>
          <w:sz w:val="21"/>
          <w:szCs w:val="21"/>
        </w:rPr>
        <w:t>七、仿真</w:t>
      </w:r>
      <w:r>
        <w:rPr>
          <w:rStyle w:val="17"/>
          <w:rFonts w:hint="eastAsia" w:ascii="Times New Roman" w:hAnsi="Times New Roman" w:eastAsia="宋体"/>
          <w:sz w:val="21"/>
          <w:szCs w:val="21"/>
          <w:lang w:val="en-US" w:eastAsia="zh-CN"/>
        </w:rPr>
        <w:t>结果</w:t>
      </w:r>
      <w:r>
        <w:rPr>
          <w:rFonts w:ascii="Times New Roman" w:hAnsi="Times New Roman" w:eastAsia="宋体"/>
          <w:sz w:val="21"/>
          <w:szCs w:val="21"/>
        </w:rPr>
        <w:tab/>
      </w:r>
      <w:r>
        <w:rPr>
          <w:rFonts w:hint="eastAsia" w:ascii="Times New Roman" w:hAnsi="Times New Roman" w:eastAsia="宋体"/>
          <w:sz w:val="21"/>
          <w:szCs w:val="21"/>
          <w:lang w:val="en-US" w:eastAsia="zh-CN"/>
        </w:rPr>
        <w:t>4</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4</w:t>
      </w:r>
    </w:p>
    <w:p w14:paraId="267A4F5F">
      <w:pPr>
        <w:pStyle w:val="10"/>
        <w:tabs>
          <w:tab w:val="right" w:leader="dot" w:pos="8302"/>
        </w:tabs>
        <w:rPr>
          <w:rFonts w:hint="eastAsia" w:ascii="Times New Roman" w:hAnsi="Times New Roman" w:eastAsia="宋体"/>
          <w:b/>
          <w:bCs/>
          <w:kern w:val="2"/>
          <w:sz w:val="21"/>
          <w:szCs w:val="21"/>
          <w:lang w:val="en-US" w:eastAsia="zh-CN"/>
          <w14:ligatures w14:val="standardContextual"/>
        </w:rPr>
      </w:pPr>
      <w:r>
        <w:rPr>
          <w:b/>
          <w:bCs/>
          <w:sz w:val="21"/>
          <w:szCs w:val="21"/>
        </w:rPr>
        <w:fldChar w:fldCharType="begin"/>
      </w:r>
      <w:r>
        <w:rPr>
          <w:b/>
          <w:bCs/>
          <w:sz w:val="21"/>
          <w:szCs w:val="21"/>
        </w:rPr>
        <w:instrText xml:space="preserve"> HYPERLINK \l "_Toc153277388" </w:instrText>
      </w:r>
      <w:r>
        <w:rPr>
          <w:b/>
          <w:bCs/>
          <w:sz w:val="21"/>
          <w:szCs w:val="21"/>
        </w:rPr>
        <w:fldChar w:fldCharType="separate"/>
      </w:r>
      <w:r>
        <w:rPr>
          <w:rStyle w:val="17"/>
          <w:rFonts w:ascii="Times New Roman" w:hAnsi="Times New Roman" w:eastAsia="宋体"/>
          <w:b/>
          <w:bCs/>
          <w:sz w:val="21"/>
          <w:szCs w:val="21"/>
        </w:rPr>
        <w:t>综合实验 半双工调频无线对讲机</w:t>
      </w:r>
      <w:r>
        <w:rPr>
          <w:rFonts w:ascii="Times New Roman" w:hAnsi="Times New Roman" w:eastAsia="宋体"/>
          <w:b/>
          <w:bCs/>
          <w:sz w:val="21"/>
          <w:szCs w:val="21"/>
        </w:rPr>
        <w:tab/>
      </w:r>
      <w:r>
        <w:rPr>
          <w:rFonts w:hint="eastAsia" w:ascii="Times New Roman" w:hAnsi="Times New Roman" w:eastAsia="宋体"/>
          <w:b/>
          <w:bCs/>
          <w:sz w:val="21"/>
          <w:szCs w:val="21"/>
          <w:lang w:val="en-US" w:eastAsia="zh-CN"/>
        </w:rPr>
        <w:t>4</w:t>
      </w:r>
      <w:r>
        <w:rPr>
          <w:rFonts w:ascii="Times New Roman" w:hAnsi="Times New Roman" w:eastAsia="宋体"/>
          <w:b/>
          <w:bCs/>
          <w:sz w:val="21"/>
          <w:szCs w:val="21"/>
        </w:rPr>
        <w:fldChar w:fldCharType="end"/>
      </w:r>
      <w:r>
        <w:rPr>
          <w:rFonts w:hint="eastAsia" w:ascii="Times New Roman" w:hAnsi="Times New Roman" w:eastAsia="宋体"/>
          <w:b/>
          <w:bCs/>
          <w:sz w:val="21"/>
          <w:szCs w:val="21"/>
          <w:lang w:val="en-US" w:eastAsia="zh-CN"/>
        </w:rPr>
        <w:t>7</w:t>
      </w:r>
    </w:p>
    <w:p w14:paraId="3D43C9CD">
      <w:pPr>
        <w:pStyle w:val="11"/>
        <w:tabs>
          <w:tab w:val="right" w:leader="dot" w:pos="8302"/>
        </w:tabs>
        <w:rPr>
          <w:rFonts w:ascii="Times New Roman" w:hAnsi="Times New Roman" w:eastAsia="宋体"/>
          <w:kern w:val="2"/>
          <w:sz w:val="21"/>
          <w:szCs w:val="21"/>
          <w14:ligatures w14:val="standardContextual"/>
        </w:rPr>
      </w:pPr>
      <w:r>
        <w:rPr>
          <w:sz w:val="21"/>
          <w:szCs w:val="21"/>
        </w:rPr>
        <w:fldChar w:fldCharType="begin"/>
      </w:r>
      <w:r>
        <w:rPr>
          <w:sz w:val="21"/>
          <w:szCs w:val="21"/>
        </w:rPr>
        <w:instrText xml:space="preserve"> HYPERLINK \l "_Toc153277389" </w:instrText>
      </w:r>
      <w:r>
        <w:rPr>
          <w:sz w:val="21"/>
          <w:szCs w:val="21"/>
        </w:rPr>
        <w:fldChar w:fldCharType="separate"/>
      </w:r>
      <w:r>
        <w:rPr>
          <w:rStyle w:val="17"/>
          <w:rFonts w:ascii="Times New Roman" w:hAnsi="Times New Roman" w:eastAsia="宋体"/>
          <w:sz w:val="21"/>
          <w:szCs w:val="21"/>
        </w:rPr>
        <w:t>一、实验目的</w:t>
      </w:r>
      <w:r>
        <w:rPr>
          <w:rFonts w:ascii="Times New Roman" w:hAnsi="Times New Roman" w:eastAsia="宋体"/>
          <w:sz w:val="21"/>
          <w:szCs w:val="21"/>
        </w:rPr>
        <w:tab/>
      </w:r>
      <w:r>
        <w:rPr>
          <w:rFonts w:hint="eastAsia" w:ascii="Times New Roman" w:hAnsi="Times New Roman" w:eastAsia="宋体"/>
          <w:sz w:val="21"/>
          <w:szCs w:val="21"/>
          <w:lang w:val="en-US" w:eastAsia="zh-CN"/>
        </w:rPr>
        <w:t>47</w:t>
      </w:r>
      <w:r>
        <w:rPr>
          <w:rFonts w:ascii="Times New Roman" w:hAnsi="Times New Roman" w:eastAsia="宋体"/>
          <w:sz w:val="21"/>
          <w:szCs w:val="21"/>
        </w:rPr>
        <w:fldChar w:fldCharType="end"/>
      </w:r>
    </w:p>
    <w:p w14:paraId="6CA19297">
      <w:pPr>
        <w:pStyle w:val="11"/>
        <w:tabs>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"_Toc153277390" </w:instrText>
      </w:r>
      <w:r>
        <w:rPr>
          <w:sz w:val="21"/>
          <w:szCs w:val="21"/>
        </w:rPr>
        <w:fldChar w:fldCharType="separate"/>
      </w:r>
      <w:r>
        <w:rPr>
          <w:rStyle w:val="17"/>
          <w:rFonts w:ascii="Times New Roman" w:hAnsi="Times New Roman" w:eastAsia="宋体"/>
          <w:sz w:val="21"/>
          <w:szCs w:val="21"/>
        </w:rPr>
        <w:t>二、实验内容</w:t>
      </w:r>
      <w:r>
        <w:rPr>
          <w:rFonts w:ascii="Times New Roman" w:hAnsi="Times New Roman" w:eastAsia="宋体"/>
          <w:sz w:val="21"/>
          <w:szCs w:val="21"/>
        </w:rPr>
        <w:tab/>
      </w:r>
      <w:r>
        <w:rPr>
          <w:rFonts w:hint="eastAsia" w:ascii="Times New Roman" w:hAnsi="Times New Roman" w:eastAsia="宋体"/>
          <w:sz w:val="21"/>
          <w:szCs w:val="21"/>
          <w:lang w:val="en-US" w:eastAsia="zh-CN"/>
        </w:rPr>
        <w:t>4</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7</w:t>
      </w:r>
    </w:p>
    <w:p w14:paraId="0D8191E3">
      <w:pPr>
        <w:pStyle w:val="11"/>
        <w:tabs>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"_Toc153277391" </w:instrText>
      </w:r>
      <w:r>
        <w:rPr>
          <w:sz w:val="21"/>
          <w:szCs w:val="21"/>
        </w:rPr>
        <w:fldChar w:fldCharType="separate"/>
      </w:r>
      <w:r>
        <w:rPr>
          <w:rStyle w:val="17"/>
          <w:rFonts w:ascii="Times New Roman" w:hAnsi="Times New Roman" w:eastAsia="宋体"/>
          <w:sz w:val="21"/>
          <w:szCs w:val="21"/>
        </w:rPr>
        <w:t>三、实验仪器</w:t>
      </w:r>
      <w:r>
        <w:rPr>
          <w:rFonts w:ascii="Times New Roman" w:hAnsi="Times New Roman" w:eastAsia="宋体"/>
          <w:sz w:val="21"/>
          <w:szCs w:val="21"/>
        </w:rPr>
        <w:tab/>
      </w:r>
      <w:r>
        <w:rPr>
          <w:rFonts w:hint="eastAsia" w:ascii="Times New Roman" w:hAnsi="Times New Roman" w:eastAsia="宋体"/>
          <w:sz w:val="21"/>
          <w:szCs w:val="21"/>
          <w:lang w:val="en-US" w:eastAsia="zh-CN"/>
        </w:rPr>
        <w:t>4</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7</w:t>
      </w:r>
    </w:p>
    <w:p w14:paraId="3EC65BA6">
      <w:pPr>
        <w:pStyle w:val="11"/>
        <w:tabs>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"_Toc153277392" </w:instrText>
      </w:r>
      <w:r>
        <w:rPr>
          <w:sz w:val="21"/>
          <w:szCs w:val="21"/>
        </w:rPr>
        <w:fldChar w:fldCharType="separate"/>
      </w:r>
      <w:r>
        <w:rPr>
          <w:rStyle w:val="17"/>
          <w:rFonts w:ascii="Times New Roman" w:hAnsi="Times New Roman" w:eastAsia="宋体"/>
          <w:sz w:val="21"/>
          <w:szCs w:val="21"/>
        </w:rPr>
        <w:t>四、实验原理</w:t>
      </w:r>
      <w:r>
        <w:rPr>
          <w:rFonts w:ascii="Times New Roman" w:hAnsi="Times New Roman" w:eastAsia="宋体"/>
          <w:sz w:val="21"/>
          <w:szCs w:val="21"/>
        </w:rPr>
        <w:tab/>
      </w:r>
      <w:r>
        <w:rPr>
          <w:rFonts w:hint="eastAsia" w:ascii="Times New Roman" w:hAnsi="Times New Roman" w:eastAsia="宋体"/>
          <w:sz w:val="21"/>
          <w:szCs w:val="21"/>
          <w:lang w:val="en-US" w:eastAsia="zh-CN"/>
        </w:rPr>
        <w:t>4</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7</w:t>
      </w:r>
    </w:p>
    <w:p w14:paraId="5AB6D342">
      <w:pPr>
        <w:pStyle w:val="11"/>
        <w:tabs>
          <w:tab w:val="right" w:leader="dot" w:pos="8302"/>
        </w:tabs>
        <w:rPr>
          <w:rFonts w:hint="eastAsia" w:ascii="Times New Roman" w:hAnsi="Times New Roman" w:eastAsia="宋体"/>
          <w:kern w:val="2"/>
          <w:sz w:val="21"/>
          <w:szCs w:val="21"/>
          <w:lang w:val="en-US" w:eastAsia="zh-CN"/>
          <w14:ligatures w14:val="standardContextual"/>
        </w:rPr>
      </w:pPr>
      <w:r>
        <w:rPr>
          <w:sz w:val="21"/>
          <w:szCs w:val="21"/>
        </w:rPr>
        <w:fldChar w:fldCharType="begin"/>
      </w:r>
      <w:r>
        <w:rPr>
          <w:sz w:val="21"/>
          <w:szCs w:val="21"/>
        </w:rPr>
        <w:instrText xml:space="preserve"> HYPERLINK \l "_Toc153277393" </w:instrText>
      </w:r>
      <w:r>
        <w:rPr>
          <w:sz w:val="21"/>
          <w:szCs w:val="21"/>
        </w:rPr>
        <w:fldChar w:fldCharType="separate"/>
      </w:r>
      <w:r>
        <w:rPr>
          <w:rStyle w:val="17"/>
          <w:rFonts w:ascii="Times New Roman" w:hAnsi="Times New Roman" w:eastAsia="宋体"/>
          <w:sz w:val="21"/>
          <w:szCs w:val="21"/>
        </w:rPr>
        <w:t>五、实验步骤</w:t>
      </w:r>
      <w:r>
        <w:rPr>
          <w:rFonts w:ascii="Times New Roman" w:hAnsi="Times New Roman" w:eastAsia="宋体"/>
          <w:sz w:val="21"/>
          <w:szCs w:val="21"/>
        </w:rPr>
        <w:tab/>
      </w:r>
      <w:r>
        <w:rPr>
          <w:rFonts w:hint="eastAsia" w:ascii="Times New Roman" w:hAnsi="Times New Roman" w:eastAsia="宋体"/>
          <w:sz w:val="21"/>
          <w:szCs w:val="21"/>
          <w:lang w:val="en-US" w:eastAsia="zh-CN"/>
        </w:rPr>
        <w:t>4</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8</w:t>
      </w:r>
    </w:p>
    <w:p w14:paraId="32D370A8">
      <w:pPr>
        <w:pStyle w:val="11"/>
        <w:tabs>
          <w:tab w:val="right" w:leader="dot" w:pos="8302"/>
        </w:tabs>
        <w:rPr>
          <w:rFonts w:hint="eastAsia" w:eastAsia="宋体" w:cstheme="minorBidi"/>
          <w:kern w:val="2"/>
          <w:sz w:val="21"/>
          <w:szCs w:val="21"/>
          <w:lang w:val="en-US" w:eastAsia="zh-CN"/>
          <w14:ligatures w14:val="standardContextual"/>
        </w:rPr>
      </w:pPr>
      <w:r>
        <w:rPr>
          <w:sz w:val="21"/>
          <w:szCs w:val="21"/>
        </w:rPr>
        <w:fldChar w:fldCharType="begin"/>
      </w:r>
      <w:r>
        <w:rPr>
          <w:sz w:val="21"/>
          <w:szCs w:val="21"/>
        </w:rPr>
        <w:instrText xml:space="preserve"> HYPERLINK \l "_Toc153277394" </w:instrText>
      </w:r>
      <w:r>
        <w:rPr>
          <w:sz w:val="21"/>
          <w:szCs w:val="21"/>
        </w:rPr>
        <w:fldChar w:fldCharType="separate"/>
      </w:r>
      <w:r>
        <w:rPr>
          <w:rStyle w:val="17"/>
          <w:rFonts w:ascii="Times New Roman" w:hAnsi="Times New Roman" w:eastAsia="宋体"/>
          <w:sz w:val="21"/>
          <w:szCs w:val="21"/>
        </w:rPr>
        <w:t>六、实验</w:t>
      </w:r>
      <w:r>
        <w:rPr>
          <w:rStyle w:val="17"/>
          <w:rFonts w:hint="eastAsia" w:ascii="Times New Roman" w:hAnsi="Times New Roman" w:eastAsia="宋体"/>
          <w:sz w:val="21"/>
          <w:szCs w:val="21"/>
          <w:lang w:val="en-US" w:eastAsia="zh-CN"/>
        </w:rPr>
        <w:t>思考</w:t>
      </w:r>
      <w:r>
        <w:rPr>
          <w:rFonts w:ascii="Times New Roman" w:hAnsi="Times New Roman" w:eastAsia="宋体"/>
          <w:sz w:val="21"/>
          <w:szCs w:val="21"/>
        </w:rPr>
        <w:tab/>
      </w:r>
      <w:r>
        <w:rPr>
          <w:rFonts w:hint="eastAsia" w:ascii="Times New Roman" w:hAnsi="Times New Roman" w:eastAsia="宋体"/>
          <w:sz w:val="21"/>
          <w:szCs w:val="21"/>
          <w:lang w:val="en-US" w:eastAsia="zh-CN"/>
        </w:rPr>
        <w:t>5</w:t>
      </w:r>
      <w:r>
        <w:rPr>
          <w:rFonts w:ascii="Times New Roman" w:hAnsi="Times New Roman" w:eastAsia="宋体"/>
          <w:sz w:val="21"/>
          <w:szCs w:val="21"/>
        </w:rPr>
        <w:fldChar w:fldCharType="end"/>
      </w:r>
      <w:r>
        <w:rPr>
          <w:rFonts w:hint="eastAsia" w:ascii="Times New Roman" w:hAnsi="Times New Roman" w:eastAsia="宋体"/>
          <w:sz w:val="21"/>
          <w:szCs w:val="21"/>
          <w:lang w:val="en-US" w:eastAsia="zh-CN"/>
        </w:rPr>
        <w:t>1</w:t>
      </w:r>
    </w:p>
    <w:p w14:paraId="3AF826BE">
      <w:pPr>
        <w:ind w:firstLine="643"/>
        <w:jc w:val="center"/>
        <w:rPr>
          <w:b/>
          <w:sz w:val="32"/>
          <w:szCs w:val="32"/>
        </w:rPr>
      </w:pPr>
      <w:r>
        <w:rPr>
          <w:b/>
          <w:sz w:val="21"/>
          <w:szCs w:val="21"/>
        </w:rPr>
        <w:fldChar w:fldCharType="end"/>
      </w:r>
    </w:p>
    <w:p w14:paraId="1D2E1CA0"/>
    <w:p w14:paraId="658C793E"/>
    <w:p w14:paraId="72FA2561"/>
    <w:p w14:paraId="00EDB4CA"/>
    <w:p w14:paraId="0DD01EE8"/>
    <w:p w14:paraId="1FB7E5CC">
      <w:r>
        <w:br w:type="page"/>
      </w:r>
    </w:p>
    <w:p w14:paraId="38877420">
      <w:pPr>
        <w:pStyle w:val="2"/>
      </w:pPr>
      <w:bookmarkStart w:id="0" w:name="_Toc153277341"/>
      <w:r>
        <w:rPr>
          <w:rFonts w:hint="eastAsia"/>
        </w:rPr>
        <w:t>实验一 高频小信号调谐放大器实验</w:t>
      </w:r>
      <w:bookmarkEnd w:id="0"/>
    </w:p>
    <w:p w14:paraId="5ED6A796">
      <w:pPr>
        <w:pStyle w:val="3"/>
      </w:pPr>
      <w:bookmarkStart w:id="1" w:name="_Toc153277342"/>
      <w:r>
        <w:rPr>
          <w:rFonts w:hint="eastAsia"/>
        </w:rPr>
        <w:t>一、实验目的</w:t>
      </w:r>
      <w:bookmarkEnd w:id="1"/>
    </w:p>
    <w:p w14:paraId="7021A5C1">
      <w:r>
        <w:rPr>
          <w:rFonts w:hint="eastAsia"/>
        </w:rPr>
        <w:t>1、掌握高频小信号谐振电压放大器的电路组成与基本工作原理。</w:t>
      </w:r>
    </w:p>
    <w:p w14:paraId="55E0BD78">
      <w:r>
        <w:rPr>
          <w:rFonts w:hint="eastAsia"/>
        </w:rPr>
        <w:t>2、熟悉谐振回路的调谐方法及测试方法。</w:t>
      </w:r>
    </w:p>
    <w:p w14:paraId="3B6CC8E9">
      <w:r>
        <w:rPr>
          <w:rFonts w:hint="eastAsia"/>
        </w:rPr>
        <w:t>3、掌握高频谐振放大器处于谐振时各项主要技术指标意义及测试技能。</w:t>
      </w:r>
    </w:p>
    <w:p w14:paraId="01E61FF3">
      <w:pPr>
        <w:pStyle w:val="3"/>
      </w:pPr>
      <w:bookmarkStart w:id="2" w:name="_Toc153277343"/>
      <w:r>
        <w:rPr>
          <w:rFonts w:hint="eastAsia"/>
        </w:rPr>
        <w:t>二、实验内容</w:t>
      </w:r>
      <w:bookmarkEnd w:id="2"/>
    </w:p>
    <w:p w14:paraId="29BDFB3B">
      <w:r>
        <w:rPr>
          <w:rFonts w:hint="eastAsia"/>
        </w:rPr>
        <w:t>1、谐振频率的调整与测定。</w:t>
      </w:r>
    </w:p>
    <w:p w14:paraId="67AADA40">
      <w:r>
        <w:rPr>
          <w:rFonts w:hint="eastAsia"/>
        </w:rPr>
        <w:t>2、主要技术性能指标的测定：谐振频率、谐振放大增益AV及动态范围、通频带BW0.7、矩形系数Kr0.1。</w:t>
      </w:r>
    </w:p>
    <w:p w14:paraId="2099D37D">
      <w:pPr>
        <w:pStyle w:val="3"/>
        <w:rPr>
          <w:sz w:val="24"/>
          <w:szCs w:val="24"/>
        </w:rPr>
      </w:pPr>
      <w:bookmarkStart w:id="3" w:name="_Toc153277344"/>
      <w:r>
        <w:rPr>
          <w:rFonts w:hint="eastAsia"/>
        </w:rPr>
        <w:t>三、实验器材</w:t>
      </w:r>
      <w:bookmarkEnd w:id="3"/>
    </w:p>
    <w:p w14:paraId="2F3F5842">
      <w:r>
        <w:rPr>
          <w:rFonts w:hint="eastAsia"/>
        </w:rPr>
        <w:t xml:space="preserve">1、1号板信号源模块  1块 </w:t>
      </w:r>
    </w:p>
    <w:p w14:paraId="27E9E932">
      <w:r>
        <w:rPr>
          <w:rFonts w:hint="eastAsia"/>
        </w:rPr>
        <w:t>2、2号板小信号放大模块1块</w:t>
      </w:r>
    </w:p>
    <w:p w14:paraId="31F88E28">
      <w:r>
        <w:t>3</w:t>
      </w:r>
      <w:r>
        <w:rPr>
          <w:rFonts w:hint="eastAsia"/>
        </w:rPr>
        <w:t>、6号板频率计模块 1块</w:t>
      </w:r>
    </w:p>
    <w:p w14:paraId="640BAAFF">
      <w:r>
        <w:rPr>
          <w:rFonts w:hint="eastAsia"/>
        </w:rPr>
        <w:t>4、双踪示波器 1台</w:t>
      </w:r>
    </w:p>
    <w:p w14:paraId="1245F205">
      <w:r>
        <w:rPr>
          <w:rFonts w:hint="eastAsia"/>
        </w:rPr>
        <w:t>5、万用表 1块</w:t>
      </w:r>
    </w:p>
    <w:p w14:paraId="0F2A13BC">
      <w:r>
        <w:rPr>
          <w:rFonts w:hint="eastAsia"/>
        </w:rPr>
        <w:t>6、扫频仪（可选）1块</w:t>
      </w:r>
    </w:p>
    <w:p w14:paraId="16A08F46">
      <w:pPr>
        <w:pStyle w:val="3"/>
      </w:pPr>
      <w:bookmarkStart w:id="4" w:name="_Toc153277345"/>
      <w:r>
        <w:rPr>
          <w:rFonts w:hint="eastAsia"/>
        </w:rPr>
        <w:t>四、实验原理</w:t>
      </w:r>
      <w:bookmarkEnd w:id="4"/>
    </w:p>
    <w:p w14:paraId="5761802C">
      <w:pPr>
        <w:pStyle w:val="4"/>
        <w:spacing w:line="240" w:lineRule="auto"/>
        <w:rPr>
          <w:sz w:val="24"/>
          <w:szCs w:val="28"/>
        </w:rPr>
      </w:pPr>
      <w:bookmarkStart w:id="5" w:name="_Toc153277346"/>
      <w:r>
        <w:rPr>
          <w:rFonts w:hint="eastAsia"/>
          <w:sz w:val="24"/>
          <w:szCs w:val="28"/>
        </w:rPr>
        <w:t>（一）单调谐小信号放大器</w:t>
      </w:r>
      <w:bookmarkEnd w:id="5"/>
    </w:p>
    <w:p w14:paraId="47C18626">
      <w:pPr>
        <w:ind w:firstLine="420" w:firstLineChars="0"/>
      </w:pPr>
      <w:r>
        <w:rPr>
          <w:rFonts w:hint="eastAsia"/>
        </w:rPr>
        <w:t>小信号谐振放大器是接收机的前端电路，主要用于高频小信号或微弱信号的线性放大。实验单元电路由晶体管N1、变压器T1、电容C1等组成，不仅对高频小信号放大，而且还有选频作用。本实验中单调谐小信号放大的谐振频率为fs=10.7MHz。</w:t>
      </w:r>
    </w:p>
    <w:p w14:paraId="4C97E2BE">
      <w:pPr>
        <w:pStyle w:val="18"/>
        <w:rPr>
          <w:sz w:val="24"/>
        </w:rPr>
      </w:pPr>
      <w:r>
        <w:drawing>
          <wp:anchor distT="0" distB="0" distL="114300" distR="114300" simplePos="0" relativeHeight="251661312" behindDoc="0" locked="0" layoutInCell="1" allowOverlap="1">
            <wp:simplePos x="0" y="0"/>
            <wp:positionH relativeFrom="margin">
              <wp:align>center</wp:align>
            </wp:positionH>
            <wp:positionV relativeFrom="paragraph">
              <wp:posOffset>139700</wp:posOffset>
            </wp:positionV>
            <wp:extent cx="3060065" cy="2765425"/>
            <wp:effectExtent l="0" t="0" r="0" b="0"/>
            <wp:wrapTopAndBottom/>
            <wp:docPr id="787659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59855"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060065" cy="2765425"/>
                    </a:xfrm>
                    <a:prstGeom prst="rect">
                      <a:avLst/>
                    </a:prstGeom>
                    <a:noFill/>
                  </pic:spPr>
                </pic:pic>
              </a:graphicData>
            </a:graphic>
          </wp:anchor>
        </w:drawing>
      </w:r>
      <w:r>
        <w:rPr>
          <w:rFonts w:hint="eastAsia"/>
        </w:rPr>
        <w:t>图1-1 单调谐小信号放大电路图</w:t>
      </w:r>
    </w:p>
    <w:p w14:paraId="56A96CD5">
      <w:r>
        <w:rPr>
          <w:rFonts w:hint="eastAsia"/>
        </w:rPr>
        <w:t>放大器各项性能指标及测量方法如下：</w:t>
      </w:r>
    </w:p>
    <w:p w14:paraId="3CC10FD4">
      <w:r>
        <w:rPr>
          <w:rFonts w:hint="eastAsia"/>
        </w:rPr>
        <w:t>1、谐振频率</w:t>
      </w:r>
    </w:p>
    <w:p w14:paraId="1E12E2C5">
      <w:pPr>
        <w:ind w:firstLine="480" w:firstLineChars="200"/>
        <w:rPr>
          <w:rFonts w:hint="eastAsia"/>
        </w:rPr>
      </w:pPr>
      <w:r>
        <w:rPr>
          <w:rFonts w:hint="eastAsia"/>
        </w:rPr>
        <w:t>放大器的调谐回路谐振时所对应的频率</w:t>
      </w:r>
      <m:oMath>
        <m:sSub>
          <m:sSubPr>
            <m:ctrlPr>
              <w:rPr>
                <w:rFonts w:ascii="Cambria Math" w:hAnsi="Cambria Math"/>
              </w:rPr>
            </m:ctrlPr>
          </m:sSubPr>
          <m:e>
            <m:r>
              <m:rPr/>
              <w:rPr>
                <w:rFonts w:hint="eastAsia" w:ascii="Cambria Math" w:hAnsi="Cambria Math"/>
              </w:rPr>
              <m:t>f</m:t>
            </m:r>
            <m:ctrlPr>
              <w:rPr>
                <w:rFonts w:ascii="Cambria Math" w:hAnsi="Cambria Math"/>
              </w:rPr>
            </m:ctrlPr>
          </m:e>
          <m:sub>
            <m:r>
              <m:rPr>
                <m:sty m:val="p"/>
              </m:rPr>
              <w:rPr>
                <w:rFonts w:ascii="Cambria Math" w:hAnsi="Cambria Math"/>
              </w:rPr>
              <m:t>0</m:t>
            </m:r>
            <m:ctrlPr>
              <w:rPr>
                <w:rFonts w:ascii="Cambria Math" w:hAnsi="Cambria Math"/>
              </w:rPr>
            </m:ctrlPr>
          </m:sub>
        </m:sSub>
      </m:oMath>
      <w:r>
        <w:rPr>
          <w:rFonts w:hint="eastAsia"/>
        </w:rPr>
        <w:t>称为放大器的谐振频率，对于图1-1所示电路（也是以下各项指标所对应电路），</w:t>
      </w:r>
      <w:r>
        <w:rPr>
          <w:position w:val="-12"/>
        </w:rPr>
        <w:object>
          <v:shape id="_x0000_i1025" o:spt="75" type="#_x0000_t75" style="height:18pt;width:13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r>
        <w:rPr>
          <w:rFonts w:hint="eastAsia"/>
        </w:rPr>
        <w:t>的表达式为</w:t>
      </w:r>
      <m:oMath>
        <m:sSub>
          <m:sSubPr>
            <m:ctrlPr>
              <w:rPr>
                <w:rFonts w:ascii="Cambria Math" w:hAnsi="Cambria Math"/>
              </w:rPr>
            </m:ctrlPr>
          </m:sSubPr>
          <m:e>
            <m:r>
              <m:rPr/>
              <w:rPr>
                <w:rFonts w:hint="eastAsia" w:ascii="Cambria Math" w:hAnsi="Cambria Math"/>
              </w:rPr>
              <m:t>f</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2</m:t>
            </m:r>
            <m:r>
              <m:rPr/>
              <w:rPr>
                <w:rFonts w:hint="eastAsia" w:ascii="Cambria Math" w:hAnsi="Cambria Math"/>
              </w:rPr>
              <m:t>π</m:t>
            </m:r>
            <m:rad>
              <m:radPr>
                <m:degHide m:val="1"/>
                <m:ctrlPr>
                  <w:rPr>
                    <w:rFonts w:ascii="Cambria Math" w:hAnsi="Cambria Math"/>
                  </w:rPr>
                </m:ctrlPr>
              </m:radPr>
              <m:deg>
                <m:ctrlPr>
                  <w:rPr>
                    <w:rFonts w:ascii="Cambria Math" w:hAnsi="Cambria Math"/>
                  </w:rPr>
                </m:ctrlPr>
              </m:deg>
              <m:e>
                <m:r>
                  <m:rPr/>
                  <w:rPr>
                    <w:rFonts w:ascii="Cambria Math" w:hAnsi="Cambria Math"/>
                  </w:rPr>
                  <m:t>L</m:t>
                </m:r>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m:t>
                    </m:r>
                    <m:ctrlPr>
                      <w:rPr>
                        <w:rFonts w:ascii="Cambria Math" w:hAnsi="Cambria Math"/>
                      </w:rPr>
                    </m:ctrlPr>
                  </m:sub>
                </m:sSub>
                <m:ctrlPr>
                  <w:rPr>
                    <w:rFonts w:ascii="Cambria Math" w:hAnsi="Cambria Math"/>
                  </w:rPr>
                </m:ctrlPr>
              </m:e>
            </m:rad>
            <m:ctrlPr>
              <w:rPr>
                <w:rFonts w:ascii="Cambria Math" w:hAnsi="Cambria Math"/>
              </w:rPr>
            </m:ctrlPr>
          </m:den>
        </m:f>
      </m:oMath>
      <w:r>
        <w:rPr>
          <w:rFonts w:hint="eastAsia"/>
        </w:rPr>
        <w:t>。</w:t>
      </w:r>
      <w:r>
        <w:rPr>
          <w:rFonts w:hint="eastAsia"/>
          <w:lang w:val="en-US" w:eastAsia="zh-CN"/>
        </w:rPr>
        <w:tab/>
      </w:r>
      <w:r>
        <w:rPr>
          <w:rFonts w:hint="eastAsia"/>
        </w:rPr>
        <w:t>式中，L为调谐回路电感线圈的电感量；</w:t>
      </w:r>
    </w:p>
    <w:p w14:paraId="6B77D6EC">
      <w:pPr>
        <w:ind w:firstLine="480" w:firstLineChars="200"/>
      </w:pPr>
      <m:oMath>
        <m:sSub>
          <m:sSubPr>
            <m:ctrlPr>
              <w:rPr>
                <w:rFonts w:ascii="Cambria Math" w:hAnsi="Cambria Math"/>
                <w:i/>
              </w:rPr>
            </m:ctrlPr>
          </m:sSubPr>
          <m:e>
            <m:r>
              <m:rPr/>
              <w:rPr>
                <w:rFonts w:hint="default" w:ascii="Cambria Math" w:hAnsi="Cambria Math"/>
                <w:lang w:val="en-US" w:eastAsia="zh-CN"/>
              </w:rPr>
              <m:t>C</m:t>
            </m:r>
            <m:ctrlPr>
              <w:rPr>
                <w:rFonts w:ascii="Cambria Math" w:hAnsi="Cambria Math"/>
                <w:i/>
              </w:rPr>
            </m:ctrlPr>
          </m:e>
          <m:sub>
            <m:nary>
              <m:naryPr>
                <m:chr m:val="∑"/>
                <m:limLoc m:val="undOvr"/>
                <m:subHide m:val="1"/>
                <m:supHide m:val="1"/>
                <m:ctrlPr>
                  <w:rPr>
                    <w:rFonts w:ascii="Cambria Math" w:hAnsi="Cambria Math"/>
                    <w:i/>
                  </w:rPr>
                </m:ctrlPr>
              </m:naryPr>
              <m:sub>
                <m:ctrlPr>
                  <w:rPr>
                    <w:rFonts w:ascii="Cambria Math" w:hAnsi="Cambria Math"/>
                    <w:i/>
                  </w:rPr>
                </m:ctrlPr>
              </m:sub>
              <m:sup>
                <m:ctrlPr>
                  <w:rPr>
                    <w:rFonts w:ascii="Cambria Math" w:hAnsi="Cambria Math"/>
                    <w:i/>
                  </w:rPr>
                </m:ctrlPr>
              </m:sup>
              <m:e>
                <m:r>
                  <m:rPr/>
                  <w:rPr>
                    <w:rFonts w:hint="default" w:ascii="Cambria Math" w:hAnsi="Cambria Math"/>
                    <w:lang w:val="en-US" w:eastAsia="zh-CN"/>
                  </w:rPr>
                  <m:t xml:space="preserve"> </m:t>
                </m:r>
                <m:ctrlPr>
                  <w:rPr>
                    <w:rFonts w:ascii="Cambria Math" w:hAnsi="Cambria Math"/>
                    <w:i/>
                  </w:rPr>
                </m:ctrlPr>
              </m:e>
            </m:nary>
            <m:ctrlPr>
              <w:rPr>
                <w:rFonts w:ascii="Cambria Math" w:hAnsi="Cambria Math"/>
                <w:i/>
              </w:rPr>
            </m:ctrlPr>
          </m:sub>
        </m:sSub>
      </m:oMath>
      <w:r>
        <w:rPr>
          <w:rFonts w:hint="eastAsia"/>
        </w:rPr>
        <w:t>为调谐回路的总电容，</w:t>
      </w:r>
      <m:oMath>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m:t>
            </m:r>
            <m:ctrlPr>
              <w:rPr>
                <w:rFonts w:ascii="Cambria Math" w:hAnsi="Cambria Math"/>
              </w:rPr>
            </m:ctrlPr>
          </m:sub>
        </m:sSub>
        <m:r>
          <m:rPr>
            <m:sty m:val="p"/>
          </m:rPr>
          <w:rPr>
            <w:rFonts w:ascii="Cambria Math" w:hAnsi="Cambria Math"/>
          </w:rPr>
          <m:t>=</m:t>
        </m:r>
        <m:r>
          <m:rPr/>
          <w:rPr>
            <w:rFonts w:ascii="Cambria Math" w:hAnsi="Cambria Math"/>
          </w:rPr>
          <m:t>C</m:t>
        </m:r>
        <m:r>
          <m:rPr>
            <m:sty m:val="p"/>
          </m:rPr>
          <w:rPr>
            <w:rFonts w:ascii="Cambria Math" w:hAnsi="Cambria Math"/>
          </w:rPr>
          <m:t>+</m:t>
        </m:r>
        <m:sSubSup>
          <m:sSubSupPr>
            <m:ctrlPr>
              <w:rPr>
                <w:rFonts w:ascii="Cambria Math" w:hAnsi="Cambria Math"/>
              </w:rPr>
            </m:ctrlPr>
          </m:sSubSupPr>
          <m:e>
            <m:r>
              <m:rPr/>
              <w:rPr>
                <w:rFonts w:ascii="Cambria Math" w:hAnsi="Cambria Math"/>
              </w:rPr>
              <m:t>P</m:t>
            </m:r>
            <m:ctrlPr>
              <w:rPr>
                <w:rFonts w:ascii="Cambria Math" w:hAnsi="Cambria Math"/>
              </w:rPr>
            </m:ctrlPr>
          </m:e>
          <m:sub>
            <m:r>
              <m:rPr>
                <m:sty m:val="p"/>
              </m:rPr>
              <w:rPr>
                <w:rFonts w:ascii="Cambria Math" w:hAnsi="Cambria Math"/>
              </w:rPr>
              <m:t>1</m:t>
            </m:r>
            <m:ctrlPr>
              <w:rPr>
                <w:rFonts w:ascii="Cambria Math" w:hAnsi="Cambria Math"/>
              </w:rPr>
            </m:ctrlPr>
          </m:sub>
          <m:sup>
            <m:r>
              <m:rPr>
                <m:sty m:val="p"/>
              </m:rPr>
              <w:rPr>
                <w:rFonts w:ascii="Cambria Math" w:hAnsi="Cambria Math"/>
              </w:rPr>
              <m:t>2</m:t>
            </m:r>
            <m:ctrlPr>
              <w:rPr>
                <w:rFonts w:ascii="Cambria Math" w:hAnsi="Cambria Math"/>
              </w:rPr>
            </m:ctrlPr>
          </m:sup>
        </m:sSubSup>
        <m:sSub>
          <m:sSubPr>
            <m:ctrlPr>
              <w:rPr>
                <w:rFonts w:ascii="Cambria Math" w:hAnsi="Cambria Math"/>
              </w:rPr>
            </m:ctrlPr>
          </m:sSubPr>
          <m:e>
            <m:r>
              <m:rPr/>
              <w:rPr>
                <w:rFonts w:ascii="Cambria Math" w:hAnsi="Cambria Math"/>
              </w:rPr>
              <m:t>C</m:t>
            </m:r>
            <m:ctrlPr>
              <w:rPr>
                <w:rFonts w:ascii="Cambria Math" w:hAnsi="Cambria Math"/>
              </w:rPr>
            </m:ctrlPr>
          </m:e>
          <m:sub>
            <m:r>
              <m:rPr/>
              <w:rPr>
                <w:rFonts w:hint="eastAsia" w:ascii="Cambria Math" w:hAnsi="Cambria Math"/>
              </w:rPr>
              <m:t>oe</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P</m:t>
            </m:r>
            <m:ctrlPr>
              <w:rPr>
                <w:rFonts w:ascii="Cambria Math" w:hAnsi="Cambria Math"/>
              </w:rPr>
            </m:ctrlPr>
          </m:e>
          <m:sub>
            <m:r>
              <m:rPr>
                <m:sty m:val="p"/>
              </m:rPr>
              <w:rPr>
                <w:rFonts w:ascii="Cambria Math" w:hAnsi="Cambria Math"/>
              </w:rPr>
              <m:t>2</m:t>
            </m:r>
            <m:ctrlPr>
              <w:rPr>
                <w:rFonts w:ascii="Cambria Math" w:hAnsi="Cambria Math"/>
              </w:rPr>
            </m:ctrlPr>
          </m:sub>
          <m:sup>
            <m:r>
              <m:rPr>
                <m:sty m:val="p"/>
              </m:rPr>
              <w:rPr>
                <w:rFonts w:ascii="Cambria Math" w:hAnsi="Cambria Math"/>
              </w:rPr>
              <m:t>2</m:t>
            </m:r>
            <m:ctrlPr>
              <w:rPr>
                <w:rFonts w:ascii="Cambria Math" w:hAnsi="Cambria Math"/>
              </w:rPr>
            </m:ctrlPr>
          </m:sup>
        </m:sSubSup>
        <m:sSub>
          <m:sSubPr>
            <m:ctrlPr>
              <w:rPr>
                <w:rFonts w:ascii="Cambria Math" w:hAnsi="Cambria Math"/>
              </w:rPr>
            </m:ctrlPr>
          </m:sSubPr>
          <m:e>
            <m:r>
              <m:rPr/>
              <w:rPr>
                <w:rFonts w:ascii="Cambria Math" w:hAnsi="Cambria Math"/>
              </w:rPr>
              <m:t>C</m:t>
            </m:r>
            <m:ctrlPr>
              <w:rPr>
                <w:rFonts w:ascii="Cambria Math" w:hAnsi="Cambria Math"/>
              </w:rPr>
            </m:ctrlPr>
          </m:e>
          <m:sub>
            <m:r>
              <m:rPr/>
              <w:rPr>
                <w:rFonts w:hint="eastAsia" w:ascii="Cambria Math" w:hAnsi="Cambria Math"/>
              </w:rPr>
              <m:t>ie</m:t>
            </m:r>
            <m:ctrlPr>
              <w:rPr>
                <w:rFonts w:ascii="Cambria Math" w:hAnsi="Cambria Math"/>
              </w:rPr>
            </m:ctrlPr>
          </m:sub>
        </m:sSub>
      </m:oMath>
      <w:r>
        <w:rPr>
          <w:rFonts w:hint="eastAsia"/>
        </w:rPr>
        <w:t xml:space="preserve"> 。式中， </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hint="eastAsia" w:ascii="Cambria Math" w:hAnsi="Cambria Math"/>
              </w:rPr>
              <m:t>oe</m:t>
            </m:r>
            <m:ctrlPr>
              <w:rPr>
                <w:rFonts w:ascii="Cambria Math" w:hAnsi="Cambria Math"/>
              </w:rPr>
            </m:ctrlPr>
          </m:sub>
        </m:sSub>
      </m:oMath>
      <w:r>
        <w:rPr>
          <w:rFonts w:hint="eastAsia"/>
        </w:rPr>
        <w:t>为晶体管的输出电容；</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hint="eastAsia" w:ascii="Cambria Math" w:hAnsi="Cambria Math"/>
              </w:rPr>
              <m:t>ie</m:t>
            </m:r>
            <m:ctrlPr>
              <w:rPr>
                <w:rFonts w:ascii="Cambria Math" w:hAnsi="Cambria Math"/>
              </w:rPr>
            </m:ctrlPr>
          </m:sub>
        </m:sSub>
      </m:oMath>
      <w:r>
        <w:rPr>
          <w:rFonts w:hint="eastAsia"/>
        </w:rPr>
        <w:t>为晶体管的输入电容；P1为初级线圈抽头系数；P2为次级线圈抽头系数。</w:t>
      </w:r>
    </w:p>
    <w:p w14:paraId="38699C1E">
      <w:pPr>
        <w:ind w:firstLine="480" w:firstLineChars="200"/>
      </w:pPr>
      <w:r>
        <w:rPr>
          <w:rFonts w:hint="eastAsia"/>
        </w:rPr>
        <w:t>谐振频率f0的测量方法是：</w:t>
      </w:r>
    </w:p>
    <w:p w14:paraId="527EF81E">
      <w:pPr>
        <w:ind w:firstLine="480" w:firstLineChars="200"/>
      </w:pPr>
      <w:r>
        <w:rPr>
          <w:rFonts w:hint="eastAsia"/>
        </w:rPr>
        <w:t>用扫频仪作为测量仪器，测出电路的幅频特性曲线，调变压器T的磁芯，使电压谐振曲线的峰值出现在规定的谐振频率点f0。</w:t>
      </w:r>
    </w:p>
    <w:p w14:paraId="36DD3E94">
      <w:r>
        <w:rPr>
          <w:rFonts w:hint="eastAsia"/>
        </w:rPr>
        <w:t>2、电压增益</w:t>
      </w:r>
    </w:p>
    <w:p w14:paraId="62529B9A">
      <w:pPr>
        <w:ind w:firstLine="480"/>
        <w:rPr>
          <w:rFonts w:hint="eastAsia"/>
          <w:lang w:val="en-US" w:eastAsia="zh-CN"/>
        </w:rPr>
      </w:pPr>
      <w:r>
        <w:rPr>
          <w:rFonts w:hint="eastAsia"/>
        </w:rPr>
        <w:t>放大器的谐振回路谐振时，所对应的电压增益A</w:t>
      </w:r>
      <w:r>
        <w:rPr>
          <w:rFonts w:hint="eastAsia"/>
          <w:vertAlign w:val="subscript"/>
        </w:rPr>
        <w:t>V0</w:t>
      </w:r>
      <w:r>
        <w:rPr>
          <w:rFonts w:hint="eastAsia"/>
        </w:rPr>
        <w:t>称为调谐放大器的电压增益。A</w:t>
      </w:r>
      <w:r>
        <w:rPr>
          <w:rFonts w:hint="eastAsia"/>
          <w:vertAlign w:val="subscript"/>
        </w:rPr>
        <w:t>V0</w:t>
      </w:r>
      <w:r>
        <w:rPr>
          <w:rFonts w:hint="eastAsia"/>
        </w:rPr>
        <w:t>的表达式</w:t>
      </w:r>
      <w:r>
        <w:rPr>
          <w:rFonts w:hint="eastAsia"/>
          <w:lang w:val="en-US" w:eastAsia="zh-CN"/>
        </w:rPr>
        <w:t>如下：</w:t>
      </w:r>
    </w:p>
    <w:p w14:paraId="00437214">
      <w:pPr>
        <w:jc w:val="center"/>
      </w:pPr>
      <m:oMathPara>
        <m:oMath>
          <m:sSub>
            <m:sSubPr>
              <m:ctrlPr>
                <w:rPr>
                  <w:rFonts w:ascii="Cambria Math" w:hAnsi="Cambria Math" w:eastAsiaTheme="minorEastAsia"/>
                  <w:i/>
                  <w:sz w:val="24"/>
                </w:rPr>
              </m:ctrlPr>
            </m:sSubPr>
            <m:e>
              <m:r>
                <m:rPr/>
                <w:rPr>
                  <w:rFonts w:ascii="Cambria Math" w:hAnsi="Cambria Math" w:eastAsiaTheme="minorEastAsia"/>
                  <w:sz w:val="24"/>
                </w:rPr>
                <m:t>A</m:t>
              </m:r>
              <m:ctrlPr>
                <w:rPr>
                  <w:rFonts w:ascii="Cambria Math" w:hAnsi="Cambria Math" w:eastAsiaTheme="minorEastAsia"/>
                  <w:i/>
                  <w:sz w:val="24"/>
                </w:rPr>
              </m:ctrlPr>
            </m:e>
            <m:sub>
              <m:r>
                <m:rPr/>
                <w:rPr>
                  <w:rFonts w:ascii="Cambria Math" w:hAnsi="Cambria Math" w:eastAsiaTheme="minorEastAsia"/>
                  <w:sz w:val="24"/>
                </w:rPr>
                <m:t>VO</m:t>
              </m:r>
              <m:ctrlPr>
                <w:rPr>
                  <w:rFonts w:ascii="Cambria Math" w:hAnsi="Cambria Math" w:eastAsiaTheme="minorEastAsia"/>
                  <w:i/>
                  <w:sz w:val="24"/>
                </w:rPr>
              </m:ctrlPr>
            </m:sub>
          </m:sSub>
          <m:r>
            <m:rPr/>
            <w:rPr>
              <w:rFonts w:ascii="Cambria Math" w:hAnsi="Cambria Math" w:eastAsiaTheme="minorEastAsia"/>
              <w:sz w:val="24"/>
            </w:rPr>
            <m:t>=−</m:t>
          </m:r>
          <m:f>
            <m:fPr>
              <m:ctrlPr>
                <w:rPr>
                  <w:rFonts w:ascii="Cambria Math" w:hAnsi="Cambria Math" w:eastAsiaTheme="minorEastAsia"/>
                  <w:i/>
                  <w:sz w:val="24"/>
                </w:rPr>
              </m:ctrlPr>
            </m:fPr>
            <m:num>
              <m:sSub>
                <m:sSubPr>
                  <m:ctrlPr>
                    <w:rPr>
                      <w:rFonts w:ascii="Cambria Math" w:hAnsi="Cambria Math" w:eastAsiaTheme="minorEastAsia"/>
                      <w:i/>
                      <w:sz w:val="24"/>
                    </w:rPr>
                  </m:ctrlPr>
                </m:sSubPr>
                <m:e>
                  <m:r>
                    <m:rPr/>
                    <w:rPr>
                      <w:rFonts w:ascii="Cambria Math" w:hAnsi="Cambria Math" w:eastAsiaTheme="minorEastAsia"/>
                      <w:sz w:val="24"/>
                    </w:rPr>
                    <m:t>V</m:t>
                  </m:r>
                  <m:ctrlPr>
                    <w:rPr>
                      <w:rFonts w:ascii="Cambria Math" w:hAnsi="Cambria Math" w:eastAsiaTheme="minorEastAsia"/>
                      <w:i/>
                      <w:sz w:val="24"/>
                    </w:rPr>
                  </m:ctrlPr>
                </m:e>
                <m:sub>
                  <m:r>
                    <m:rPr/>
                    <w:rPr>
                      <w:rFonts w:ascii="Cambria Math" w:hAnsi="Cambria Math" w:eastAsiaTheme="minorEastAsia"/>
                      <w:sz w:val="24"/>
                    </w:rPr>
                    <m:t>0</m:t>
                  </m:r>
                  <m:ctrlPr>
                    <w:rPr>
                      <w:rFonts w:ascii="Cambria Math" w:hAnsi="Cambria Math" w:eastAsiaTheme="minorEastAsia"/>
                      <w:i/>
                      <w:sz w:val="24"/>
                    </w:rPr>
                  </m:ctrlPr>
                </m:sub>
              </m:sSub>
              <m:ctrlPr>
                <w:rPr>
                  <w:rFonts w:ascii="Cambria Math" w:hAnsi="Cambria Math" w:eastAsiaTheme="minorEastAsia"/>
                  <w:i/>
                  <w:sz w:val="24"/>
                </w:rPr>
              </m:ctrlPr>
            </m:num>
            <m:den>
              <m:sSub>
                <m:sSubPr>
                  <m:ctrlPr>
                    <w:rPr>
                      <w:rFonts w:ascii="Cambria Math" w:hAnsi="Cambria Math" w:eastAsiaTheme="minorEastAsia"/>
                      <w:i/>
                      <w:sz w:val="24"/>
                    </w:rPr>
                  </m:ctrlPr>
                </m:sSubPr>
                <m:e>
                  <m:r>
                    <m:rPr/>
                    <w:rPr>
                      <w:rFonts w:ascii="Cambria Math" w:hAnsi="Cambria Math" w:eastAsiaTheme="minorEastAsia"/>
                      <w:sz w:val="24"/>
                    </w:rPr>
                    <m:t>V</m:t>
                  </m:r>
                  <m:ctrlPr>
                    <w:rPr>
                      <w:rFonts w:ascii="Cambria Math" w:hAnsi="Cambria Math" w:eastAsiaTheme="minorEastAsia"/>
                      <w:i/>
                      <w:sz w:val="24"/>
                    </w:rPr>
                  </m:ctrlPr>
                </m:e>
                <m:sub>
                  <m:r>
                    <m:rPr/>
                    <w:rPr>
                      <w:rFonts w:hint="eastAsia" w:ascii="Cambria Math" w:hAnsi="Cambria Math" w:eastAsiaTheme="minorEastAsia"/>
                      <w:sz w:val="24"/>
                    </w:rPr>
                    <m:t>i</m:t>
                  </m:r>
                  <m:ctrlPr>
                    <w:rPr>
                      <w:rFonts w:ascii="Cambria Math" w:hAnsi="Cambria Math" w:eastAsiaTheme="minorEastAsia"/>
                      <w:i/>
                      <w:sz w:val="24"/>
                    </w:rPr>
                  </m:ctrlPr>
                </m:sub>
              </m:sSub>
              <m:ctrlPr>
                <w:rPr>
                  <w:rFonts w:ascii="Cambria Math" w:hAnsi="Cambria Math" w:eastAsiaTheme="minorEastAsia"/>
                  <w:i/>
                  <w:sz w:val="24"/>
                </w:rPr>
              </m:ctrlPr>
            </m:den>
          </m:f>
          <m:r>
            <m:rPr/>
            <w:rPr>
              <w:rFonts w:ascii="Cambria Math" w:hAnsi="Cambria Math" w:eastAsiaTheme="minorEastAsia"/>
              <w:sz w:val="24"/>
            </w:rPr>
            <m:t>=</m:t>
          </m:r>
          <m:f>
            <m:fPr>
              <m:ctrlPr>
                <w:rPr>
                  <w:rFonts w:ascii="Cambria Math" w:hAnsi="Cambria Math" w:eastAsiaTheme="minorEastAsia"/>
                  <w:i/>
                  <w:sz w:val="24"/>
                </w:rPr>
              </m:ctrlPr>
            </m:fPr>
            <m:num>
              <m:r>
                <m:rPr/>
                <w:rPr>
                  <w:rFonts w:ascii="Cambria Math" w:hAnsi="Cambria Math" w:eastAsiaTheme="minorEastAsia"/>
                  <w:sz w:val="24"/>
                </w:rPr>
                <m:t>−</m:t>
              </m:r>
              <m:sSub>
                <m:sSubPr>
                  <m:ctrlPr>
                    <w:rPr>
                      <w:rFonts w:ascii="Cambria Math" w:hAnsi="Cambria Math" w:eastAsiaTheme="minorEastAsia"/>
                      <w:i/>
                      <w:sz w:val="24"/>
                    </w:rPr>
                  </m:ctrlPr>
                </m:sSubPr>
                <m:e>
                  <m:r>
                    <m:rPr/>
                    <w:rPr>
                      <w:rFonts w:hint="eastAsia" w:ascii="Cambria Math" w:hAnsi="Cambria Math" w:eastAsiaTheme="minorEastAsia"/>
                      <w:sz w:val="24"/>
                    </w:rPr>
                    <m:t>p</m:t>
                  </m:r>
                  <m:ctrlPr>
                    <w:rPr>
                      <w:rFonts w:ascii="Cambria Math" w:hAnsi="Cambria Math" w:eastAsiaTheme="minorEastAsia"/>
                      <w:i/>
                      <w:sz w:val="24"/>
                    </w:rPr>
                  </m:ctrlPr>
                </m:e>
                <m:sub>
                  <m:r>
                    <m:rPr/>
                    <w:rPr>
                      <w:rFonts w:ascii="Cambria Math" w:hAnsi="Cambria Math" w:eastAsiaTheme="minorEastAsia"/>
                      <w:sz w:val="24"/>
                    </w:rPr>
                    <m:t>1</m:t>
                  </m:r>
                  <m:ctrlPr>
                    <w:rPr>
                      <w:rFonts w:ascii="Cambria Math" w:hAnsi="Cambria Math" w:eastAsiaTheme="minorEastAsia"/>
                      <w:i/>
                      <w:sz w:val="24"/>
                    </w:rPr>
                  </m:ctrlPr>
                </m:sub>
              </m:sSub>
              <m:sSub>
                <m:sSubPr>
                  <m:ctrlPr>
                    <w:rPr>
                      <w:rFonts w:ascii="Cambria Math" w:hAnsi="Cambria Math" w:eastAsiaTheme="minorEastAsia"/>
                      <w:i/>
                      <w:sz w:val="24"/>
                    </w:rPr>
                  </m:ctrlPr>
                </m:sSubPr>
                <m:e>
                  <m:r>
                    <m:rPr/>
                    <w:rPr>
                      <w:rFonts w:ascii="Cambria Math" w:hAnsi="Cambria Math" w:eastAsiaTheme="minorEastAsia"/>
                      <w:sz w:val="24"/>
                    </w:rPr>
                    <m:t>p</m:t>
                  </m:r>
                  <m:ctrlPr>
                    <w:rPr>
                      <w:rFonts w:ascii="Cambria Math" w:hAnsi="Cambria Math" w:eastAsiaTheme="minorEastAsia"/>
                      <w:i/>
                      <w:sz w:val="24"/>
                    </w:rPr>
                  </m:ctrlPr>
                </m:e>
                <m:sub>
                  <m:r>
                    <m:rPr/>
                    <w:rPr>
                      <w:rFonts w:ascii="Cambria Math" w:hAnsi="Cambria Math" w:eastAsiaTheme="minorEastAsia"/>
                      <w:sz w:val="24"/>
                    </w:rPr>
                    <m:t>2</m:t>
                  </m:r>
                  <m:ctrlPr>
                    <w:rPr>
                      <w:rFonts w:ascii="Cambria Math" w:hAnsi="Cambria Math" w:eastAsiaTheme="minorEastAsia"/>
                      <w:i/>
                      <w:sz w:val="24"/>
                    </w:rPr>
                  </m:ctrlPr>
                </m:sub>
              </m:sSub>
              <m:sSub>
                <m:sSubPr>
                  <m:ctrlPr>
                    <w:rPr>
                      <w:rFonts w:ascii="Cambria Math" w:hAnsi="Cambria Math" w:eastAsiaTheme="minorEastAsia"/>
                      <w:i/>
                      <w:sz w:val="24"/>
                    </w:rPr>
                  </m:ctrlPr>
                </m:sSubPr>
                <m:e>
                  <m:r>
                    <m:rPr/>
                    <w:rPr>
                      <w:rFonts w:ascii="Cambria Math" w:hAnsi="Cambria Math" w:eastAsiaTheme="minorEastAsia"/>
                      <w:sz w:val="24"/>
                    </w:rPr>
                    <m:t>y</m:t>
                  </m:r>
                  <m:ctrlPr>
                    <w:rPr>
                      <w:rFonts w:ascii="Cambria Math" w:hAnsi="Cambria Math" w:eastAsiaTheme="minorEastAsia"/>
                      <w:i/>
                      <w:sz w:val="24"/>
                    </w:rPr>
                  </m:ctrlPr>
                </m:e>
                <m:sub>
                  <m:r>
                    <m:rPr/>
                    <w:rPr>
                      <w:rFonts w:ascii="Cambria Math" w:hAnsi="Cambria Math" w:eastAsiaTheme="minorEastAsia"/>
                      <w:sz w:val="24"/>
                    </w:rPr>
                    <m:t>fe</m:t>
                  </m:r>
                  <m:ctrlPr>
                    <w:rPr>
                      <w:rFonts w:ascii="Cambria Math" w:hAnsi="Cambria Math" w:eastAsiaTheme="minorEastAsia"/>
                      <w:i/>
                      <w:sz w:val="24"/>
                    </w:rPr>
                  </m:ctrlPr>
                </m:sub>
              </m:sSub>
              <m:ctrlPr>
                <w:rPr>
                  <w:rFonts w:ascii="Cambria Math" w:hAnsi="Cambria Math" w:eastAsiaTheme="minorEastAsia"/>
                  <w:i/>
                  <w:sz w:val="24"/>
                </w:rPr>
              </m:ctrlPr>
            </m:num>
            <m:den>
              <m:sSub>
                <m:sSubPr>
                  <m:ctrlPr>
                    <w:rPr>
                      <w:rFonts w:ascii="Cambria Math" w:hAnsi="Cambria Math" w:eastAsiaTheme="minorEastAsia"/>
                      <w:i/>
                      <w:sz w:val="24"/>
                    </w:rPr>
                  </m:ctrlPr>
                </m:sSubPr>
                <m:e>
                  <m:r>
                    <m:rPr/>
                    <w:rPr>
                      <w:rFonts w:ascii="Cambria Math" w:hAnsi="Cambria Math" w:eastAsiaTheme="minorEastAsia"/>
                      <w:sz w:val="24"/>
                    </w:rPr>
                    <m:t>g</m:t>
                  </m:r>
                  <m:ctrlPr>
                    <w:rPr>
                      <w:rFonts w:ascii="Cambria Math" w:hAnsi="Cambria Math" w:eastAsiaTheme="minorEastAsia"/>
                      <w:i/>
                      <w:sz w:val="24"/>
                    </w:rPr>
                  </m:ctrlPr>
                </m:e>
                <m:sub>
                  <m:r>
                    <m:rPr/>
                    <w:rPr>
                      <w:rFonts w:ascii="Cambria Math" w:hAnsi="Cambria Math" w:eastAsiaTheme="minorEastAsia"/>
                      <w:sz w:val="24"/>
                    </w:rPr>
                    <m:t>∑</m:t>
                  </m:r>
                  <m:ctrlPr>
                    <w:rPr>
                      <w:rFonts w:ascii="Cambria Math" w:hAnsi="Cambria Math" w:eastAsiaTheme="minorEastAsia"/>
                      <w:i/>
                      <w:sz w:val="24"/>
                    </w:rPr>
                  </m:ctrlPr>
                </m:sub>
              </m:sSub>
              <m:ctrlPr>
                <w:rPr>
                  <w:rFonts w:ascii="Cambria Math" w:hAnsi="Cambria Math" w:eastAsiaTheme="minorEastAsia"/>
                  <w:i/>
                  <w:sz w:val="24"/>
                </w:rPr>
              </m:ctrlPr>
            </m:den>
          </m:f>
          <m:r>
            <m:rPr/>
            <w:rPr>
              <w:rFonts w:ascii="Cambria Math" w:hAnsi="Cambria Math" w:eastAsiaTheme="minorEastAsia"/>
              <w:sz w:val="24"/>
            </w:rPr>
            <m:t>=</m:t>
          </m:r>
          <m:f>
            <m:fPr>
              <m:ctrlPr>
                <w:rPr>
                  <w:rFonts w:ascii="Cambria Math" w:hAnsi="Cambria Math" w:eastAsiaTheme="minorEastAsia"/>
                  <w:i/>
                  <w:sz w:val="24"/>
                </w:rPr>
              </m:ctrlPr>
            </m:fPr>
            <m:num>
              <m:r>
                <m:rPr/>
                <w:rPr>
                  <w:rFonts w:ascii="Cambria Math" w:hAnsi="Cambria Math" w:eastAsiaTheme="minorEastAsia"/>
                  <w:sz w:val="24"/>
                </w:rPr>
                <m:t>−</m:t>
              </m:r>
              <m:sSub>
                <m:sSubPr>
                  <m:ctrlPr>
                    <w:rPr>
                      <w:rFonts w:ascii="Cambria Math" w:hAnsi="Cambria Math" w:eastAsiaTheme="minorEastAsia"/>
                      <w:i/>
                      <w:sz w:val="24"/>
                    </w:rPr>
                  </m:ctrlPr>
                </m:sSubPr>
                <m:e>
                  <m:r>
                    <m:rPr/>
                    <w:rPr>
                      <w:rFonts w:hint="eastAsia" w:ascii="Cambria Math" w:hAnsi="Cambria Math" w:eastAsiaTheme="minorEastAsia"/>
                      <w:sz w:val="24"/>
                    </w:rPr>
                    <m:t>p</m:t>
                  </m:r>
                  <m:ctrlPr>
                    <w:rPr>
                      <w:rFonts w:ascii="Cambria Math" w:hAnsi="Cambria Math" w:eastAsiaTheme="minorEastAsia"/>
                      <w:i/>
                      <w:sz w:val="24"/>
                    </w:rPr>
                  </m:ctrlPr>
                </m:e>
                <m:sub>
                  <m:r>
                    <m:rPr/>
                    <w:rPr>
                      <w:rFonts w:ascii="Cambria Math" w:hAnsi="Cambria Math" w:eastAsiaTheme="minorEastAsia"/>
                      <w:sz w:val="24"/>
                    </w:rPr>
                    <m:t>1</m:t>
                  </m:r>
                  <m:ctrlPr>
                    <w:rPr>
                      <w:rFonts w:ascii="Cambria Math" w:hAnsi="Cambria Math" w:eastAsiaTheme="minorEastAsia"/>
                      <w:i/>
                      <w:sz w:val="24"/>
                    </w:rPr>
                  </m:ctrlPr>
                </m:sub>
              </m:sSub>
              <m:sSub>
                <m:sSubPr>
                  <m:ctrlPr>
                    <w:rPr>
                      <w:rFonts w:ascii="Cambria Math" w:hAnsi="Cambria Math" w:eastAsiaTheme="minorEastAsia"/>
                      <w:i/>
                      <w:sz w:val="24"/>
                    </w:rPr>
                  </m:ctrlPr>
                </m:sSubPr>
                <m:e>
                  <m:r>
                    <m:rPr/>
                    <w:rPr>
                      <w:rFonts w:ascii="Cambria Math" w:hAnsi="Cambria Math" w:eastAsiaTheme="minorEastAsia"/>
                      <w:sz w:val="24"/>
                    </w:rPr>
                    <m:t>p</m:t>
                  </m:r>
                  <m:ctrlPr>
                    <w:rPr>
                      <w:rFonts w:ascii="Cambria Math" w:hAnsi="Cambria Math" w:eastAsiaTheme="minorEastAsia"/>
                      <w:i/>
                      <w:sz w:val="24"/>
                    </w:rPr>
                  </m:ctrlPr>
                </m:e>
                <m:sub>
                  <m:r>
                    <m:rPr/>
                    <w:rPr>
                      <w:rFonts w:ascii="Cambria Math" w:hAnsi="Cambria Math" w:eastAsiaTheme="minorEastAsia"/>
                      <w:sz w:val="24"/>
                    </w:rPr>
                    <m:t>2</m:t>
                  </m:r>
                  <m:ctrlPr>
                    <w:rPr>
                      <w:rFonts w:ascii="Cambria Math" w:hAnsi="Cambria Math" w:eastAsiaTheme="minorEastAsia"/>
                      <w:i/>
                      <w:sz w:val="24"/>
                    </w:rPr>
                  </m:ctrlPr>
                </m:sub>
              </m:sSub>
              <m:sSub>
                <m:sSubPr>
                  <m:ctrlPr>
                    <w:rPr>
                      <w:rFonts w:ascii="Cambria Math" w:hAnsi="Cambria Math" w:eastAsiaTheme="minorEastAsia"/>
                      <w:i/>
                      <w:sz w:val="24"/>
                    </w:rPr>
                  </m:ctrlPr>
                </m:sSubPr>
                <m:e>
                  <m:r>
                    <m:rPr/>
                    <w:rPr>
                      <w:rFonts w:ascii="Cambria Math" w:hAnsi="Cambria Math" w:eastAsiaTheme="minorEastAsia"/>
                      <w:sz w:val="24"/>
                    </w:rPr>
                    <m:t>y</m:t>
                  </m:r>
                  <m:ctrlPr>
                    <w:rPr>
                      <w:rFonts w:ascii="Cambria Math" w:hAnsi="Cambria Math" w:eastAsiaTheme="minorEastAsia"/>
                      <w:i/>
                      <w:sz w:val="24"/>
                    </w:rPr>
                  </m:ctrlPr>
                </m:e>
                <m:sub>
                  <m:r>
                    <m:rPr/>
                    <w:rPr>
                      <w:rFonts w:ascii="Cambria Math" w:hAnsi="Cambria Math" w:eastAsiaTheme="minorEastAsia"/>
                      <w:sz w:val="24"/>
                    </w:rPr>
                    <m:t>fe</m:t>
                  </m:r>
                  <m:ctrlPr>
                    <w:rPr>
                      <w:rFonts w:ascii="Cambria Math" w:hAnsi="Cambria Math" w:eastAsiaTheme="minorEastAsia"/>
                      <w:i/>
                      <w:sz w:val="24"/>
                    </w:rPr>
                  </m:ctrlPr>
                </m:sub>
              </m:sSub>
              <m:ctrlPr>
                <w:rPr>
                  <w:rFonts w:ascii="Cambria Math" w:hAnsi="Cambria Math" w:eastAsiaTheme="minorEastAsia"/>
                  <w:i/>
                  <w:sz w:val="24"/>
                </w:rPr>
              </m:ctrlPr>
            </m:num>
            <m:den>
              <m:sSubSup>
                <m:sSubSupPr>
                  <m:ctrlPr>
                    <w:rPr>
                      <w:rFonts w:ascii="Cambria Math" w:hAnsi="Cambria Math" w:eastAsiaTheme="minorEastAsia"/>
                      <w:i/>
                      <w:sz w:val="24"/>
                    </w:rPr>
                  </m:ctrlPr>
                </m:sSubSupPr>
                <m:e>
                  <m:r>
                    <m:rPr/>
                    <w:rPr>
                      <w:rFonts w:ascii="Cambria Math" w:hAnsi="Cambria Math" w:eastAsiaTheme="minorEastAsia"/>
                      <w:sz w:val="24"/>
                    </w:rPr>
                    <m:t>P</m:t>
                  </m:r>
                  <m:ctrlPr>
                    <w:rPr>
                      <w:rFonts w:ascii="Cambria Math" w:hAnsi="Cambria Math" w:eastAsiaTheme="minorEastAsia"/>
                      <w:i/>
                      <w:sz w:val="24"/>
                    </w:rPr>
                  </m:ctrlPr>
                </m:e>
                <m:sub>
                  <m:r>
                    <m:rPr/>
                    <w:rPr>
                      <w:rFonts w:ascii="Cambria Math" w:hAnsi="Cambria Math" w:eastAsiaTheme="minorEastAsia"/>
                      <w:sz w:val="24"/>
                    </w:rPr>
                    <m:t>1</m:t>
                  </m:r>
                  <m:ctrlPr>
                    <w:rPr>
                      <w:rFonts w:ascii="Cambria Math" w:hAnsi="Cambria Math" w:eastAsiaTheme="minorEastAsia"/>
                      <w:i/>
                      <w:sz w:val="24"/>
                    </w:rPr>
                  </m:ctrlPr>
                </m:sub>
                <m:sup>
                  <m:r>
                    <m:rPr/>
                    <w:rPr>
                      <w:rFonts w:ascii="Cambria Math" w:hAnsi="Cambria Math" w:eastAsiaTheme="minorEastAsia"/>
                      <w:sz w:val="24"/>
                    </w:rPr>
                    <m:t>2</m:t>
                  </m:r>
                  <m:ctrlPr>
                    <w:rPr>
                      <w:rFonts w:ascii="Cambria Math" w:hAnsi="Cambria Math" w:eastAsiaTheme="minorEastAsia"/>
                      <w:i/>
                      <w:sz w:val="24"/>
                    </w:rPr>
                  </m:ctrlPr>
                </m:sup>
              </m:sSubSup>
              <m:sSub>
                <m:sSubPr>
                  <m:ctrlPr>
                    <w:rPr>
                      <w:rFonts w:ascii="Cambria Math" w:hAnsi="Cambria Math" w:eastAsiaTheme="minorEastAsia"/>
                      <w:i/>
                      <w:sz w:val="24"/>
                    </w:rPr>
                  </m:ctrlPr>
                </m:sSubPr>
                <m:e>
                  <m:r>
                    <m:rPr/>
                    <w:rPr>
                      <w:rFonts w:ascii="Cambria Math" w:hAnsi="Cambria Math" w:eastAsiaTheme="minorEastAsia"/>
                      <w:sz w:val="24"/>
                    </w:rPr>
                    <m:t>g</m:t>
                  </m:r>
                  <m:ctrlPr>
                    <w:rPr>
                      <w:rFonts w:ascii="Cambria Math" w:hAnsi="Cambria Math" w:eastAsiaTheme="minorEastAsia"/>
                      <w:i/>
                      <w:sz w:val="24"/>
                    </w:rPr>
                  </m:ctrlPr>
                </m:e>
                <m:sub>
                  <m:r>
                    <m:rPr/>
                    <w:rPr>
                      <w:rFonts w:hint="eastAsia" w:ascii="Cambria Math" w:hAnsi="Cambria Math" w:eastAsiaTheme="minorEastAsia"/>
                      <w:sz w:val="24"/>
                    </w:rPr>
                    <m:t>oe</m:t>
                  </m:r>
                  <m:ctrlPr>
                    <w:rPr>
                      <w:rFonts w:ascii="Cambria Math" w:hAnsi="Cambria Math" w:eastAsiaTheme="minorEastAsia"/>
                      <w:i/>
                      <w:sz w:val="24"/>
                    </w:rPr>
                  </m:ctrlPr>
                </m:sub>
              </m:sSub>
              <m:r>
                <m:rPr/>
                <w:rPr>
                  <w:rFonts w:ascii="Cambria Math" w:hAnsi="Cambria Math" w:eastAsiaTheme="minorEastAsia"/>
                  <w:sz w:val="24"/>
                </w:rPr>
                <m:t>+</m:t>
              </m:r>
              <m:sSubSup>
                <m:sSubSupPr>
                  <m:ctrlPr>
                    <w:rPr>
                      <w:rFonts w:ascii="Cambria Math" w:hAnsi="Cambria Math" w:eastAsiaTheme="minorEastAsia"/>
                      <w:i/>
                      <w:sz w:val="24"/>
                    </w:rPr>
                  </m:ctrlPr>
                </m:sSubSupPr>
                <m:e>
                  <m:r>
                    <m:rPr/>
                    <w:rPr>
                      <w:rFonts w:ascii="Cambria Math" w:hAnsi="Cambria Math" w:eastAsiaTheme="minorEastAsia"/>
                      <w:sz w:val="24"/>
                    </w:rPr>
                    <m:t>P</m:t>
                  </m:r>
                  <m:ctrlPr>
                    <w:rPr>
                      <w:rFonts w:ascii="Cambria Math" w:hAnsi="Cambria Math" w:eastAsiaTheme="minorEastAsia"/>
                      <w:i/>
                      <w:sz w:val="24"/>
                    </w:rPr>
                  </m:ctrlPr>
                </m:e>
                <m:sub>
                  <m:r>
                    <m:rPr/>
                    <w:rPr>
                      <w:rFonts w:ascii="Cambria Math" w:hAnsi="Cambria Math" w:eastAsiaTheme="minorEastAsia"/>
                      <w:sz w:val="24"/>
                    </w:rPr>
                    <m:t>2</m:t>
                  </m:r>
                  <m:ctrlPr>
                    <w:rPr>
                      <w:rFonts w:ascii="Cambria Math" w:hAnsi="Cambria Math" w:eastAsiaTheme="minorEastAsia"/>
                      <w:i/>
                      <w:sz w:val="24"/>
                    </w:rPr>
                  </m:ctrlPr>
                </m:sub>
                <m:sup>
                  <m:r>
                    <m:rPr/>
                    <w:rPr>
                      <w:rFonts w:ascii="Cambria Math" w:hAnsi="Cambria Math" w:eastAsiaTheme="minorEastAsia"/>
                      <w:sz w:val="24"/>
                    </w:rPr>
                    <m:t>2</m:t>
                  </m:r>
                  <m:ctrlPr>
                    <w:rPr>
                      <w:rFonts w:ascii="Cambria Math" w:hAnsi="Cambria Math" w:eastAsiaTheme="minorEastAsia"/>
                      <w:i/>
                      <w:sz w:val="24"/>
                    </w:rPr>
                  </m:ctrlPr>
                </m:sup>
              </m:sSubSup>
              <m:sSub>
                <m:sSubPr>
                  <m:ctrlPr>
                    <w:rPr>
                      <w:rFonts w:ascii="Cambria Math" w:hAnsi="Cambria Math" w:eastAsiaTheme="minorEastAsia"/>
                      <w:i/>
                      <w:sz w:val="24"/>
                    </w:rPr>
                  </m:ctrlPr>
                </m:sSubPr>
                <m:e>
                  <m:r>
                    <m:rPr/>
                    <w:rPr>
                      <w:rFonts w:ascii="Cambria Math" w:hAnsi="Cambria Math" w:eastAsiaTheme="minorEastAsia"/>
                      <w:sz w:val="24"/>
                    </w:rPr>
                    <m:t>g</m:t>
                  </m:r>
                  <m:ctrlPr>
                    <w:rPr>
                      <w:rFonts w:ascii="Cambria Math" w:hAnsi="Cambria Math" w:eastAsiaTheme="minorEastAsia"/>
                      <w:i/>
                      <w:sz w:val="24"/>
                    </w:rPr>
                  </m:ctrlPr>
                </m:e>
                <m:sub>
                  <m:r>
                    <m:rPr/>
                    <w:rPr>
                      <w:rFonts w:hint="eastAsia" w:ascii="Cambria Math" w:hAnsi="Cambria Math" w:eastAsiaTheme="minorEastAsia"/>
                      <w:sz w:val="24"/>
                    </w:rPr>
                    <m:t>ie</m:t>
                  </m:r>
                  <m:ctrlPr>
                    <w:rPr>
                      <w:rFonts w:ascii="Cambria Math" w:hAnsi="Cambria Math" w:eastAsiaTheme="minorEastAsia"/>
                      <w:i/>
                      <w:sz w:val="24"/>
                    </w:rPr>
                  </m:ctrlPr>
                </m:sub>
              </m:sSub>
              <m:r>
                <m:rPr/>
                <w:rPr>
                  <w:rFonts w:ascii="Cambria Math" w:hAnsi="Cambria Math" w:eastAsiaTheme="minorEastAsia"/>
                  <w:sz w:val="24"/>
                </w:rPr>
                <m:t>+G</m:t>
              </m:r>
              <m:ctrlPr>
                <w:rPr>
                  <w:rFonts w:ascii="Cambria Math" w:hAnsi="Cambria Math" w:eastAsiaTheme="minorEastAsia"/>
                  <w:i/>
                  <w:sz w:val="24"/>
                </w:rPr>
              </m:ctrlPr>
            </m:den>
          </m:f>
        </m:oMath>
      </m:oMathPara>
    </w:p>
    <w:p w14:paraId="3BE2EC4E">
      <w:pPr>
        <w:ind w:firstLine="480"/>
        <w:rPr>
          <w:rFonts w:hint="eastAsia"/>
        </w:rPr>
      </w:pPr>
      <w:r>
        <w:rPr>
          <w:rFonts w:hint="eastAsia"/>
        </w:rPr>
        <w:t>式中，g</w:t>
      </w:r>
      <w:r>
        <w:rPr>
          <w:rFonts w:hint="eastAsia"/>
          <w:vertAlign w:val="subscript"/>
        </w:rPr>
        <w:t>Σ</w:t>
      </w:r>
      <w:r>
        <w:rPr>
          <w:rFonts w:hint="eastAsia"/>
        </w:rPr>
        <w:t>为谐振回路谐振时的总电导。要注意的是y</w:t>
      </w:r>
      <w:r>
        <w:rPr>
          <w:rFonts w:hint="eastAsia"/>
          <w:vertAlign w:val="subscript"/>
        </w:rPr>
        <w:t>fe</w:t>
      </w:r>
      <w:r>
        <w:rPr>
          <w:rFonts w:hint="eastAsia"/>
        </w:rPr>
        <w:t>本身也是一个复数，所以谐振时输出电压v</w:t>
      </w:r>
      <w:r>
        <w:rPr>
          <w:rFonts w:hint="eastAsia"/>
          <w:vertAlign w:val="subscript"/>
        </w:rPr>
        <w:t>o</w:t>
      </w:r>
      <w:r>
        <w:rPr>
          <w:rFonts w:hint="eastAsia"/>
        </w:rPr>
        <w:t>(t)与输入电压vi(t)相位差不是180º 而是为180º+Φ</w:t>
      </w:r>
      <w:r>
        <w:rPr>
          <w:rFonts w:hint="eastAsia"/>
          <w:vertAlign w:val="subscript"/>
        </w:rPr>
        <w:t>fe</w:t>
      </w:r>
      <w:r>
        <w:rPr>
          <w:rFonts w:hint="eastAsia"/>
        </w:rPr>
        <w:t>。V</w:t>
      </w:r>
      <w:r>
        <w:rPr>
          <w:rFonts w:hint="eastAsia"/>
          <w:vertAlign w:val="subscript"/>
        </w:rPr>
        <w:t>o</w:t>
      </w:r>
      <w:r>
        <w:rPr>
          <w:rFonts w:hint="eastAsia"/>
        </w:rPr>
        <w:t>，V</w:t>
      </w:r>
      <w:r>
        <w:rPr>
          <w:rFonts w:hint="eastAsia"/>
          <w:vertAlign w:val="subscript"/>
        </w:rPr>
        <w:t>i</w:t>
      </w:r>
      <w:r>
        <w:rPr>
          <w:rFonts w:hint="eastAsia"/>
        </w:rPr>
        <w:t>分别为输出电压、输入信号电压的有效值，实际中为了方便，用示波器测量波形的峰峰值，不影响增益的计算结果。</w:t>
      </w:r>
    </w:p>
    <w:p w14:paraId="560F4438">
      <w:pPr>
        <w:ind w:firstLine="480"/>
      </w:pPr>
      <w:r>
        <w:rPr>
          <w:rFonts w:hint="eastAsia"/>
        </w:rPr>
        <w:t>A</w:t>
      </w:r>
      <w:r>
        <w:rPr>
          <w:rFonts w:hint="eastAsia"/>
          <w:vertAlign w:val="subscript"/>
        </w:rPr>
        <w:t>V0</w:t>
      </w:r>
      <w:r>
        <w:rPr>
          <w:rFonts w:hint="eastAsia"/>
        </w:rPr>
        <w:t>的测量方法是：在谐振回路已处于谐振状态时，测量图1-1中输出信号V</w:t>
      </w:r>
      <w:r>
        <w:rPr>
          <w:rFonts w:hint="eastAsia"/>
          <w:vertAlign w:val="subscript"/>
        </w:rPr>
        <w:t>o</w:t>
      </w:r>
      <w:r>
        <w:rPr>
          <w:rFonts w:hint="eastAsia"/>
        </w:rPr>
        <w:t>及输入信号V</w:t>
      </w:r>
      <w:r>
        <w:rPr>
          <w:rFonts w:hint="eastAsia"/>
          <w:vertAlign w:val="subscript"/>
        </w:rPr>
        <w:t>i</w:t>
      </w:r>
      <w:r>
        <w:rPr>
          <w:rFonts w:hint="eastAsia"/>
        </w:rPr>
        <w:t>的大小，则电压增益A</w:t>
      </w:r>
      <w:r>
        <w:rPr>
          <w:rFonts w:hint="eastAsia"/>
          <w:vertAlign w:val="subscript"/>
        </w:rPr>
        <w:t>V0</w:t>
      </w:r>
      <w:r>
        <w:rPr>
          <w:rFonts w:hint="eastAsia"/>
        </w:rPr>
        <w:t>由下式计算： A</w:t>
      </w:r>
      <w:r>
        <w:rPr>
          <w:rFonts w:hint="eastAsia"/>
          <w:vertAlign w:val="subscript"/>
        </w:rPr>
        <w:t>V0</w:t>
      </w:r>
      <w:r>
        <w:rPr>
          <w:rFonts w:hint="eastAsia"/>
        </w:rPr>
        <w:t>= V</w:t>
      </w:r>
      <w:r>
        <w:rPr>
          <w:rFonts w:hint="eastAsia"/>
          <w:vertAlign w:val="subscript"/>
        </w:rPr>
        <w:t>o</w:t>
      </w:r>
      <w:r>
        <w:rPr>
          <w:rFonts w:hint="eastAsia"/>
        </w:rPr>
        <w:t>/ V</w:t>
      </w:r>
      <w:r>
        <w:rPr>
          <w:rFonts w:hint="eastAsia"/>
          <w:vertAlign w:val="subscript"/>
        </w:rPr>
        <w:t>i</w:t>
      </w:r>
      <w:r>
        <w:rPr>
          <w:rFonts w:hint="eastAsia"/>
        </w:rPr>
        <w:t xml:space="preserve"> 或A</w:t>
      </w:r>
      <w:r>
        <w:rPr>
          <w:rFonts w:hint="eastAsia"/>
          <w:vertAlign w:val="subscript"/>
        </w:rPr>
        <w:t>V0</w:t>
      </w:r>
      <w:r>
        <w:rPr>
          <w:rFonts w:hint="eastAsia"/>
        </w:rPr>
        <w:t>= 20 lg (V</w:t>
      </w:r>
      <w:r>
        <w:rPr>
          <w:rFonts w:hint="eastAsia"/>
          <w:vertAlign w:val="subscript"/>
        </w:rPr>
        <w:t>o</w:t>
      </w:r>
      <w:r>
        <w:rPr>
          <w:rFonts w:hint="eastAsia"/>
        </w:rPr>
        <w:t>/ V</w:t>
      </w:r>
      <w:r>
        <w:rPr>
          <w:rFonts w:hint="eastAsia"/>
          <w:vertAlign w:val="subscript"/>
        </w:rPr>
        <w:t>i</w:t>
      </w:r>
      <w:r>
        <w:rPr>
          <w:rFonts w:hint="eastAsia"/>
        </w:rPr>
        <w:t xml:space="preserve">) dB </w:t>
      </w:r>
    </w:p>
    <w:p w14:paraId="22B8EAFE">
      <w:pPr>
        <w:ind w:firstLine="480"/>
      </w:pPr>
      <w:r>
        <w:rPr>
          <w:rFonts w:hint="eastAsia"/>
        </w:rPr>
        <w:t>3、通频带</w:t>
      </w:r>
    </w:p>
    <w:p w14:paraId="78F5342A">
      <w:pPr>
        <w:ind w:firstLine="480"/>
      </w:pPr>
      <w:r>
        <w:rPr>
          <w:rFonts w:hint="eastAsia"/>
        </w:rPr>
        <w:t>由于谐振回路的选频作用，当工作频率偏离谐振频率时，放大器的电压增益下降，习惯上称电压增益AV下降到谐振电压增益AV0的0.707倍时所对应的频率偏移称为放大器的通频带BW，其表达式为 BW = 2△f0.7 = f0/QL</w:t>
      </w:r>
    </w:p>
    <w:p w14:paraId="39BAC5D6">
      <w:pPr>
        <w:ind w:firstLine="480"/>
      </w:pPr>
      <w:r>
        <w:rPr>
          <w:rFonts w:hint="eastAsia"/>
        </w:rPr>
        <w:t>式中，QL为谐振回路的有载品质因数。</w:t>
      </w:r>
    </w:p>
    <w:p w14:paraId="4D4476E3">
      <w:pPr>
        <w:ind w:firstLine="480"/>
      </w:pPr>
      <w:r>
        <w:rPr>
          <w:rFonts w:hint="eastAsia"/>
        </w:rPr>
        <w:t>分析表明，放大器的谐振电压增益A</w:t>
      </w:r>
      <w:r>
        <w:rPr>
          <w:rFonts w:hint="eastAsia"/>
          <w:vertAlign w:val="subscript"/>
        </w:rPr>
        <w:t>V0</w:t>
      </w:r>
      <w:r>
        <w:rPr>
          <w:rFonts w:hint="eastAsia"/>
        </w:rPr>
        <w:t>与通频带BW的关系为</w:t>
      </w:r>
      <m:oMath>
        <m:sSub>
          <m:sSubPr>
            <m:ctrlPr>
              <w:rPr>
                <w:rFonts w:ascii="Cambria Math" w:hAnsi="Cambria Math" w:eastAsiaTheme="minorEastAsia"/>
                <w:i/>
                <w:sz w:val="24"/>
              </w:rPr>
            </m:ctrlPr>
          </m:sSubPr>
          <m:e>
            <m:r>
              <m:rPr/>
              <w:rPr>
                <w:rFonts w:ascii="Cambria Math" w:hAnsi="Cambria Math" w:eastAsiaTheme="minorEastAsia"/>
                <w:sz w:val="24"/>
              </w:rPr>
              <m:t>A</m:t>
            </m:r>
            <m:ctrlPr>
              <w:rPr>
                <w:rFonts w:ascii="Cambria Math" w:hAnsi="Cambria Math" w:eastAsiaTheme="minorEastAsia"/>
                <w:i/>
                <w:sz w:val="24"/>
              </w:rPr>
            </m:ctrlPr>
          </m:e>
          <m:sub>
            <m:r>
              <m:rPr/>
              <w:rPr>
                <w:rFonts w:ascii="Cambria Math" w:hAnsi="Cambria Math" w:eastAsiaTheme="minorEastAsia"/>
                <w:sz w:val="24"/>
              </w:rPr>
              <m:t>VO</m:t>
            </m:r>
            <m:ctrlPr>
              <w:rPr>
                <w:rFonts w:ascii="Cambria Math" w:hAnsi="Cambria Math" w:eastAsiaTheme="minorEastAsia"/>
                <w:i/>
                <w:sz w:val="24"/>
              </w:rPr>
            </m:ctrlPr>
          </m:sub>
        </m:sSub>
        <m:r>
          <m:rPr/>
          <w:rPr>
            <w:rFonts w:ascii="Cambria Math" w:hAnsi="Cambria Math" w:eastAsiaTheme="minorEastAsia"/>
            <w:sz w:val="24"/>
          </w:rPr>
          <m:t>∙BW=</m:t>
        </m:r>
        <m:f>
          <m:fPr>
            <m:ctrlPr>
              <w:rPr>
                <w:rFonts w:ascii="Cambria Math" w:hAnsi="Cambria Math" w:eastAsiaTheme="minorEastAsia"/>
                <w:i/>
                <w:sz w:val="24"/>
              </w:rPr>
            </m:ctrlPr>
          </m:fPr>
          <m:num>
            <m:d>
              <m:dPr>
                <m:begChr m:val="|"/>
                <m:endChr m:val="|"/>
                <m:ctrlPr>
                  <w:rPr>
                    <w:rFonts w:ascii="Cambria Math" w:hAnsi="Cambria Math" w:eastAsiaTheme="minorEastAsia"/>
                    <w:i/>
                    <w:sz w:val="24"/>
                  </w:rPr>
                </m:ctrlPr>
              </m:dPr>
              <m:e>
                <m:sSub>
                  <m:sSubPr>
                    <m:ctrlPr>
                      <w:rPr>
                        <w:rFonts w:ascii="Cambria Math" w:hAnsi="Cambria Math" w:eastAsiaTheme="minorEastAsia"/>
                        <w:i/>
                        <w:sz w:val="24"/>
                      </w:rPr>
                    </m:ctrlPr>
                  </m:sSubPr>
                  <m:e>
                    <m:r>
                      <m:rPr/>
                      <w:rPr>
                        <w:rFonts w:ascii="Cambria Math" w:hAnsi="Cambria Math" w:eastAsiaTheme="minorEastAsia"/>
                        <w:sz w:val="24"/>
                      </w:rPr>
                      <m:t>y</m:t>
                    </m:r>
                    <m:ctrlPr>
                      <w:rPr>
                        <w:rFonts w:ascii="Cambria Math" w:hAnsi="Cambria Math" w:eastAsiaTheme="minorEastAsia"/>
                        <w:i/>
                        <w:sz w:val="24"/>
                      </w:rPr>
                    </m:ctrlPr>
                  </m:e>
                  <m:sub>
                    <m:r>
                      <m:rPr/>
                      <w:rPr>
                        <w:rFonts w:ascii="Cambria Math" w:hAnsi="Cambria Math" w:eastAsiaTheme="minorEastAsia"/>
                        <w:sz w:val="24"/>
                      </w:rPr>
                      <m:t>fe</m:t>
                    </m:r>
                    <m:ctrlPr>
                      <w:rPr>
                        <w:rFonts w:ascii="Cambria Math" w:hAnsi="Cambria Math" w:eastAsiaTheme="minorEastAsia"/>
                        <w:i/>
                        <w:sz w:val="24"/>
                      </w:rPr>
                    </m:ctrlPr>
                  </m:sub>
                </m:sSub>
                <m:ctrlPr>
                  <w:rPr>
                    <w:rFonts w:ascii="Cambria Math" w:hAnsi="Cambria Math" w:eastAsiaTheme="minorEastAsia"/>
                    <w:i/>
                    <w:sz w:val="24"/>
                  </w:rPr>
                </m:ctrlPr>
              </m:e>
            </m:d>
            <m:ctrlPr>
              <w:rPr>
                <w:rFonts w:ascii="Cambria Math" w:hAnsi="Cambria Math" w:eastAsiaTheme="minorEastAsia"/>
                <w:i/>
                <w:sz w:val="24"/>
              </w:rPr>
            </m:ctrlPr>
          </m:num>
          <m:den>
            <m:r>
              <m:rPr/>
              <w:rPr>
                <w:rFonts w:ascii="Cambria Math" w:hAnsi="Cambria Math" w:eastAsiaTheme="minorEastAsia"/>
                <w:sz w:val="24"/>
              </w:rPr>
              <m:t>2</m:t>
            </m:r>
            <m:r>
              <m:rPr/>
              <w:rPr>
                <w:rFonts w:hint="eastAsia" w:ascii="Cambria Math" w:hAnsi="Cambria Math" w:eastAsiaTheme="minorEastAsia"/>
                <w:sz w:val="24"/>
              </w:rPr>
              <m:t>π</m:t>
            </m:r>
            <m:sSub>
              <m:sSubPr>
                <m:ctrlPr>
                  <w:rPr>
                    <w:rFonts w:ascii="Cambria Math" w:hAnsi="Cambria Math" w:eastAsiaTheme="minorEastAsia"/>
                    <w:i/>
                    <w:sz w:val="24"/>
                  </w:rPr>
                </m:ctrlPr>
              </m:sSubPr>
              <m:e>
                <m:r>
                  <m:rPr/>
                  <w:rPr>
                    <w:rFonts w:ascii="Cambria Math" w:hAnsi="Cambria Math" w:eastAsiaTheme="minorEastAsia"/>
                    <w:sz w:val="24"/>
                  </w:rPr>
                  <m:t>C</m:t>
                </m:r>
                <m:ctrlPr>
                  <w:rPr>
                    <w:rFonts w:ascii="Cambria Math" w:hAnsi="Cambria Math" w:eastAsiaTheme="minorEastAsia"/>
                    <w:i/>
                    <w:sz w:val="24"/>
                  </w:rPr>
                </m:ctrlPr>
              </m:e>
              <m:sub>
                <m:r>
                  <m:rPr/>
                  <w:rPr>
                    <w:rFonts w:ascii="Cambria Math" w:hAnsi="Cambria Math" w:eastAsiaTheme="minorEastAsia"/>
                    <w:sz w:val="24"/>
                  </w:rPr>
                  <m:t>∑</m:t>
                </m:r>
                <m:ctrlPr>
                  <w:rPr>
                    <w:rFonts w:ascii="Cambria Math" w:hAnsi="Cambria Math" w:eastAsiaTheme="minorEastAsia"/>
                    <w:i/>
                    <w:sz w:val="24"/>
                  </w:rPr>
                </m:ctrlPr>
              </m:sub>
            </m:sSub>
            <m:ctrlPr>
              <w:rPr>
                <w:rFonts w:ascii="Cambria Math" w:hAnsi="Cambria Math" w:eastAsiaTheme="minorEastAsia"/>
                <w:i/>
                <w:sz w:val="24"/>
              </w:rPr>
            </m:ctrlPr>
          </m:den>
        </m:f>
      </m:oMath>
      <w:r>
        <w:rPr>
          <w:rFonts w:hint="eastAsia"/>
        </w:rPr>
        <w:t>。</w:t>
      </w:r>
    </w:p>
    <w:p w14:paraId="2828E8F1">
      <w:pPr>
        <w:ind w:firstLine="480"/>
      </w:pPr>
      <w:r>
        <w:rPr>
          <w:rFonts w:hint="eastAsia"/>
        </w:rPr>
        <w:t>上式说明，当晶体管选定即y</w:t>
      </w:r>
      <w:r>
        <w:rPr>
          <w:rFonts w:hint="eastAsia"/>
          <w:vertAlign w:val="subscript"/>
        </w:rPr>
        <w:t>fe</w:t>
      </w:r>
      <w:r>
        <w:rPr>
          <w:rFonts w:hint="eastAsia"/>
        </w:rPr>
        <w:t>确定，且回路总电容C</w:t>
      </w:r>
      <w:r>
        <w:rPr>
          <w:rFonts w:hint="eastAsia"/>
          <w:vertAlign w:val="subscript"/>
        </w:rPr>
        <w:t>Σ</w:t>
      </w:r>
      <w:r>
        <w:rPr>
          <w:rFonts w:hint="eastAsia"/>
        </w:rPr>
        <w:t>为定值时，谐振电压增益A</w:t>
      </w:r>
      <w:r>
        <w:rPr>
          <w:rFonts w:hint="eastAsia"/>
          <w:vertAlign w:val="subscript"/>
        </w:rPr>
        <w:t>V0</w:t>
      </w:r>
      <w:r>
        <w:rPr>
          <w:rFonts w:hint="eastAsia"/>
        </w:rPr>
        <w:t>与通频带BW的乘积为一常数。这与低频放大器中的增益带宽积为一常数的概念是相同的。</w:t>
      </w:r>
    </w:p>
    <w:p w14:paraId="4071C5E3">
      <w:pPr>
        <w:ind w:firstLine="480"/>
      </w:pPr>
      <w:r>
        <w:rPr>
          <w:rFonts w:hint="eastAsia"/>
        </w:rPr>
        <w:t>通频带BW的测量方法：是通过测量放大器的谐振曲线来求通频带。测量方法可以是扫频法，也可以是逐点法。逐点法的测量步骤是：先调谐放大器的谐振回路使其谐振，记下此时的谐振频率f0及电压增益AV0。然后改变高频信号的频率，记下此时的信号频率，测出电路的输出电压及输入电压，算出对应的电压增益。可得：</w:t>
      </w:r>
      <m:oMath>
        <m:r>
          <m:rPr/>
          <w:rPr>
            <w:rFonts w:hint="default" w:ascii="Cambria Math" w:hAnsi="Cambria Math" w:cs="Times New Roman"/>
            <w:kern w:val="2"/>
            <w:sz w:val="24"/>
            <w:szCs w:val="24"/>
            <w:lang w:val="en-US" w:eastAsia="zh-CN" w:bidi="ar-SA"/>
          </w:rPr>
          <m:t xml:space="preserve"> BW=</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H</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L</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=2</m:t>
        </m:r>
        <m:r>
          <m:rPr>
            <m:sty m:val="p"/>
          </m:rPr>
          <w:rPr>
            <w:rFonts w:hint="eastAsi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0.7</m:t>
            </m:r>
            <m:ctrlPr>
              <w:rPr>
                <w:rFonts w:hint="default" w:ascii="Cambria Math" w:hAnsi="Cambria Math" w:cs="Times New Roman"/>
                <w:i/>
                <w:kern w:val="2"/>
                <w:sz w:val="24"/>
                <w:szCs w:val="24"/>
                <w:lang w:val="en-US" w:eastAsia="zh-CN" w:bidi="ar-SA"/>
              </w:rPr>
            </m:ctrlPr>
          </m:sub>
        </m:sSub>
      </m:oMath>
    </w:p>
    <w:p w14:paraId="37988102">
      <w:pPr>
        <w:pStyle w:val="4"/>
        <w:spacing w:line="240" w:lineRule="auto"/>
        <w:rPr>
          <w:rFonts w:hint="eastAsia"/>
          <w:sz w:val="24"/>
          <w:szCs w:val="28"/>
        </w:rPr>
      </w:pPr>
      <w:bookmarkStart w:id="6" w:name="_Toc153277347"/>
      <w:r>
        <w:rPr>
          <w:rFonts w:hint="eastAsia"/>
          <w:sz w:val="24"/>
          <w:szCs w:val="28"/>
        </w:rPr>
        <w:t>（二）双调谐放大器</w:t>
      </w:r>
      <w:bookmarkEnd w:id="6"/>
    </w:p>
    <w:p w14:paraId="103BD3AB">
      <w:pPr>
        <w:ind w:firstLine="480"/>
      </w:pPr>
      <w:r>
        <w:rPr>
          <w:rFonts w:hint="eastAsia"/>
        </w:rPr>
        <w:t>为了克服单调谐回路放大器的选择性差、通频带与增益之间矛盾较大的缺点，可采用双调谐回路放大器。双调谐回路放大器具有频带宽、选择性好的优点，并能较好地解决增益与通频带之间的矛盾，从而在通信接收设备中广泛应用。</w:t>
      </w:r>
    </w:p>
    <w:p w14:paraId="434EE343">
      <w:pPr>
        <w:ind w:firstLine="480"/>
      </w:pPr>
      <w:r>
        <w:drawing>
          <wp:anchor distT="0" distB="0" distL="114300" distR="114300" simplePos="0" relativeHeight="251662336" behindDoc="0" locked="0" layoutInCell="1" allowOverlap="1">
            <wp:simplePos x="0" y="0"/>
            <wp:positionH relativeFrom="margin">
              <wp:align>center</wp:align>
            </wp:positionH>
            <wp:positionV relativeFrom="paragraph">
              <wp:posOffset>664210</wp:posOffset>
            </wp:positionV>
            <wp:extent cx="3694430" cy="2475230"/>
            <wp:effectExtent l="0" t="0" r="0" b="0"/>
            <wp:wrapTopAndBottom/>
            <wp:docPr id="4679301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30109"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694430" cy="2475230"/>
                    </a:xfrm>
                    <a:prstGeom prst="rect">
                      <a:avLst/>
                    </a:prstGeom>
                    <a:noFill/>
                  </pic:spPr>
                </pic:pic>
              </a:graphicData>
            </a:graphic>
          </wp:anchor>
        </w:drawing>
      </w:r>
      <w:r>
        <w:rPr>
          <w:rFonts w:hint="eastAsia"/>
        </w:rPr>
        <w:t>在双调谐放大器中，被放大后的信号通过互感耦合回路加到下级放大器的输入端，若耦合回路初、次级本身的损耗很小，则均可被忽略。双调谐回路谐振放大器是将单调谐回路放大器的单调谐回路改用双调谐回路。其原理基本相同。</w:t>
      </w:r>
    </w:p>
    <w:p w14:paraId="772D7D81">
      <w:pPr>
        <w:pStyle w:val="18"/>
        <w:rPr>
          <w:rFonts w:hint="eastAsia"/>
          <w:lang w:val="en-US" w:eastAsia="zh-CN"/>
        </w:rPr>
      </w:pPr>
      <w:r>
        <w:rPr>
          <w:rFonts w:hint="eastAsia"/>
        </w:rPr>
        <w:t>图1-</w:t>
      </w:r>
      <w:r>
        <w:t>2</w:t>
      </w:r>
      <w:r>
        <w:rPr>
          <w:rFonts w:hint="eastAsia"/>
        </w:rPr>
        <w:t>双调谐小信号放大电路图</w:t>
      </w:r>
      <w:r>
        <w:rPr>
          <w:rFonts w:hint="eastAsia"/>
          <w:lang w:val="en-US" w:eastAsia="zh-CN"/>
        </w:rPr>
        <w:t xml:space="preserve"> </w:t>
      </w:r>
    </w:p>
    <w:p w14:paraId="19C94C12">
      <w:pPr>
        <w:pStyle w:val="3"/>
      </w:pPr>
      <w:bookmarkStart w:id="7" w:name="_Toc153277348"/>
      <w:r>
        <w:rPr>
          <w:rFonts w:hint="eastAsia"/>
        </w:rPr>
        <w:t>五、实验步骤</w:t>
      </w:r>
      <w:bookmarkEnd w:id="7"/>
    </w:p>
    <w:p w14:paraId="658BD18D">
      <w:pPr>
        <w:pStyle w:val="4"/>
        <w:spacing w:before="400"/>
        <w:rPr>
          <w:sz w:val="24"/>
          <w:szCs w:val="28"/>
        </w:rPr>
      </w:pPr>
      <w:bookmarkStart w:id="8" w:name="_Toc153277349"/>
      <w:r>
        <w:rPr>
          <w:rFonts w:hint="eastAsia"/>
          <w:sz w:val="24"/>
          <w:szCs w:val="28"/>
        </w:rPr>
        <w:t>（一）单调谐小信号放大器单元电路实验</w:t>
      </w:r>
      <w:bookmarkEnd w:id="8"/>
    </w:p>
    <w:p w14:paraId="24C4D988">
      <w:r>
        <w:rPr>
          <w:rFonts w:hint="eastAsia"/>
        </w:rPr>
        <w:drawing>
          <wp:anchor distT="0" distB="0" distL="114300" distR="114300" simplePos="0" relativeHeight="251663360" behindDoc="0" locked="0" layoutInCell="1" allowOverlap="1">
            <wp:simplePos x="0" y="0"/>
            <wp:positionH relativeFrom="column">
              <wp:posOffset>452755</wp:posOffset>
            </wp:positionH>
            <wp:positionV relativeFrom="paragraph">
              <wp:posOffset>297180</wp:posOffset>
            </wp:positionV>
            <wp:extent cx="4000500" cy="1841500"/>
            <wp:effectExtent l="0" t="0" r="0" b="0"/>
            <wp:wrapTopAndBottom/>
            <wp:docPr id="14265959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95958"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000500" cy="1841500"/>
                    </a:xfrm>
                    <a:prstGeom prst="rect">
                      <a:avLst/>
                    </a:prstGeom>
                    <a:noFill/>
                    <a:ln>
                      <a:noFill/>
                    </a:ln>
                  </pic:spPr>
                </pic:pic>
              </a:graphicData>
            </a:graphic>
          </wp:anchor>
        </w:drawing>
      </w:r>
      <w:r>
        <w:rPr>
          <w:rFonts w:hint="eastAsia"/>
        </w:rPr>
        <w:t>1、模块关电，按如下框图进行连线。</w:t>
      </w:r>
    </w:p>
    <w:p w14:paraId="1BED1DED">
      <w:pPr>
        <w:pStyle w:val="18"/>
        <w:rPr>
          <w:sz w:val="24"/>
        </w:rPr>
      </w:pPr>
      <w:r>
        <w:rPr>
          <w:rFonts w:hint="eastAsia"/>
        </w:rPr>
        <w:t>图1-</w:t>
      </w:r>
      <w:r>
        <w:t>3</w:t>
      </w:r>
      <w:r>
        <w:rPr>
          <w:rFonts w:hint="eastAsia"/>
        </w:rPr>
        <w:t xml:space="preserve"> 单调谐小信号放大电路连线框图</w:t>
      </w:r>
    </w:p>
    <w:p w14:paraId="5BEC9B72">
      <w:r>
        <w:t>2.</w:t>
      </w:r>
      <w:r>
        <w:rPr>
          <w:rFonts w:hint="eastAsia"/>
        </w:rPr>
        <w:t xml:space="preserve"> 频率谐振的调整</w:t>
      </w:r>
    </w:p>
    <w:p w14:paraId="1F145003">
      <w:r>
        <w:rPr>
          <w:rFonts w:hint="eastAsia"/>
        </w:rPr>
        <w:t>（1）模块开电，用示波器观测TP3，调节①号板信号源模块，使之输出峰峰值幅度为200mV、频率为10.7MHz正弦波信号。</w:t>
      </w:r>
    </w:p>
    <w:p w14:paraId="694E56A2">
      <w:r>
        <w:rPr>
          <w:rFonts w:hint="eastAsia"/>
        </w:rPr>
        <w:t>（2）顺时针调节W1到底，用示波器观测TP1，调节中周，使TP1幅度最大且波形稳定不失真。</w:t>
      </w:r>
    </w:p>
    <w:p w14:paraId="7D5E72FE">
      <w:r>
        <w:rPr>
          <w:rFonts w:hint="eastAsia"/>
        </w:rPr>
        <w:t>3、动态测试</w:t>
      </w:r>
    </w:p>
    <w:p w14:paraId="5DDF8719">
      <w:r>
        <w:rPr>
          <w:rFonts w:hint="eastAsia"/>
        </w:rPr>
        <w:t>保持输入信号频率不变，调节信号源模块的幅度旋钮，改变单调谐放大电路中输入信号TP3的幅度。用示波器观察在不同幅度信号下TP1处的输出信号的峰值电压，并将对应的实测值填入下表，计算电压增益A</w:t>
      </w:r>
      <w:r>
        <w:rPr>
          <w:rFonts w:hint="eastAsia"/>
          <w:vertAlign w:val="subscript"/>
        </w:rPr>
        <w:t>V</w:t>
      </w:r>
      <w:r>
        <w:rPr>
          <w:rFonts w:hint="eastAsia"/>
        </w:rPr>
        <w:t>。在坐标轴中画出动态曲线。</w:t>
      </w:r>
    </w:p>
    <w:p w14:paraId="193A2D60">
      <w:r>
        <w:rPr>
          <w:rFonts w:hint="eastAsia"/>
        </w:rPr>
        <w:t>4、通频带特性测试</w:t>
      </w:r>
    </w:p>
    <w:p w14:paraId="67EB7AAA">
      <w:r>
        <w:rPr>
          <w:rFonts w:hint="eastAsia"/>
        </w:rPr>
        <w:t>保持输入信号幅度不变，调节信号源的频率旋钮，改变单调谐放大电路中输入信号TP3的频率。用示波器观察在不同频率信号下TP1处的输出信号的峰值电压，并将对应的实测值填入下表，在坐标轴中画出幅度-频率特性曲线。若配有扫频仪，可用扫频仪观测回路谐振曲线。</w:t>
      </w:r>
    </w:p>
    <w:p w14:paraId="06D635A3">
      <w:r>
        <w:rPr>
          <w:rFonts w:hint="eastAsia"/>
        </w:rPr>
        <w:t>（1）调节输入信号频率，测试并计算出BW0.707。</w:t>
      </w:r>
    </w:p>
    <w:p w14:paraId="4A810A98">
      <w:pPr>
        <w:pStyle w:val="4"/>
        <w:rPr>
          <w:sz w:val="24"/>
          <w:szCs w:val="28"/>
        </w:rPr>
      </w:pPr>
      <w:bookmarkStart w:id="9" w:name="_Toc153277350"/>
      <w:r>
        <w:rPr>
          <w:rFonts w:hint="eastAsia"/>
          <w:sz w:val="24"/>
          <w:szCs w:val="28"/>
        </w:rPr>
        <w:t>（二）双调谐小信号放大器单元电路实验</w:t>
      </w:r>
      <w:bookmarkEnd w:id="9"/>
    </w:p>
    <w:p w14:paraId="515409DE">
      <w:r>
        <w:rPr>
          <w:rFonts w:hint="eastAsia"/>
        </w:rPr>
        <w:drawing>
          <wp:anchor distT="0" distB="0" distL="114300" distR="114300" simplePos="0" relativeHeight="251664384" behindDoc="0" locked="0" layoutInCell="1" allowOverlap="1">
            <wp:simplePos x="0" y="0"/>
            <wp:positionH relativeFrom="margin">
              <wp:align>center</wp:align>
            </wp:positionH>
            <wp:positionV relativeFrom="paragraph">
              <wp:posOffset>200660</wp:posOffset>
            </wp:positionV>
            <wp:extent cx="3873500" cy="1790700"/>
            <wp:effectExtent l="0" t="0" r="0" b="0"/>
            <wp:wrapTopAndBottom/>
            <wp:docPr id="11581142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14257" name="图片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873500" cy="1790700"/>
                    </a:xfrm>
                    <a:prstGeom prst="rect">
                      <a:avLst/>
                    </a:prstGeom>
                    <a:noFill/>
                    <a:ln>
                      <a:noFill/>
                    </a:ln>
                  </pic:spPr>
                </pic:pic>
              </a:graphicData>
            </a:graphic>
          </wp:anchor>
        </w:drawing>
      </w:r>
      <w:r>
        <w:rPr>
          <w:rFonts w:hint="eastAsia"/>
        </w:rPr>
        <w:t>1、模块关电，按如下框图进行连线。</w:t>
      </w:r>
    </w:p>
    <w:p w14:paraId="625911B4">
      <w:pPr>
        <w:pStyle w:val="18"/>
      </w:pPr>
      <w:r>
        <w:rPr>
          <w:rFonts w:hint="eastAsia"/>
        </w:rPr>
        <w:t>图 1-</w:t>
      </w:r>
      <w:r>
        <w:t>4</w:t>
      </w:r>
      <w:r>
        <w:rPr>
          <w:rFonts w:hint="eastAsia"/>
        </w:rPr>
        <w:t xml:space="preserve"> 双调谐小信号放大电路连线框图</w:t>
      </w:r>
    </w:p>
    <w:p w14:paraId="562BEF20">
      <w:r>
        <w:rPr>
          <w:rFonts w:hint="eastAsia"/>
        </w:rPr>
        <w:t>2、频率谐振的调整</w:t>
      </w:r>
    </w:p>
    <w:p w14:paraId="6E819070">
      <w:r>
        <w:rPr>
          <w:rFonts w:hint="eastAsia"/>
        </w:rPr>
        <w:t>（1）用示波器观测TP6，调节①号板信号源模块，使之输出峰峰值为150mV、频率为465KHz正弦波信号。</w:t>
      </w:r>
    </w:p>
    <w:p w14:paraId="7B8F1584">
      <w:r>
        <w:rPr>
          <w:rFonts w:hint="eastAsia"/>
        </w:rPr>
        <w:t>（2）顺时针调节W2到底，反复调节中周T2和T3，使TP7幅度最大且波形稳定不失真。</w:t>
      </w:r>
    </w:p>
    <w:p w14:paraId="3B395A78">
      <w:r>
        <w:rPr>
          <w:rFonts w:hint="eastAsia"/>
        </w:rPr>
        <w:t>3、动态测试</w:t>
      </w:r>
    </w:p>
    <w:p w14:paraId="22508EA1">
      <w:r>
        <w:rPr>
          <w:rFonts w:hint="eastAsia"/>
        </w:rPr>
        <w:t>保持输入信号频率不变，调节信号源模块的幅度旋钮，改变双调谐放大电路中输入信号TP6的幅度。用示波器观察在不同幅度信号下TP7处的输出信号的峰峰值电压，并将对应的实测值填入下表，计算电压增益AV。在坐标轴中画出动态曲线。</w:t>
      </w:r>
    </w:p>
    <w:p w14:paraId="46D185A0">
      <w:r>
        <w:rPr>
          <w:rFonts w:hint="eastAsia"/>
        </w:rPr>
        <w:t>4、通频带特性测试</w:t>
      </w:r>
    </w:p>
    <w:p w14:paraId="6F002C9B">
      <w:r>
        <w:rPr>
          <w:rFonts w:hint="eastAsia"/>
        </w:rPr>
        <w:t>（1）保持输入信号幅度不变，调节信号源的频率旋钮，改变双调谐放大电路中输入信号TP6的频率。用示波器观察在不同频率信号下TP7处的输出信号的峰峰值电压，并将对应的实测值填入下表，在坐标轴中画出幅度-频率特性曲线。若配有扫频仪，可用扫频仪观测回路谐振曲线。</w:t>
      </w:r>
    </w:p>
    <w:p w14:paraId="74BC1C35">
      <w:r>
        <w:rPr>
          <w:rFonts w:hint="eastAsia"/>
        </w:rPr>
        <w:t>（2）调节输入信号频率，测试并计算出BW0.707。</w:t>
      </w:r>
    </w:p>
    <w:p w14:paraId="335A69E4">
      <w:pPr>
        <w:pStyle w:val="18"/>
        <w:rPr>
          <w:rFonts w:hint="eastAsia"/>
          <w:lang w:val="en-US" w:eastAsia="zh-CN"/>
        </w:rPr>
      </w:pPr>
    </w:p>
    <w:p w14:paraId="688ED87F">
      <w:pPr>
        <w:pStyle w:val="3"/>
        <w:rPr>
          <w:rFonts w:hint="eastAsia"/>
        </w:rPr>
      </w:pPr>
      <w:bookmarkStart w:id="10" w:name="_Toc153277351"/>
      <w:r>
        <w:rPr>
          <w:rFonts w:hint="eastAsia"/>
        </w:rPr>
        <w:t>六、实验数据与分析</w:t>
      </w:r>
      <w:bookmarkEnd w:id="10"/>
    </w:p>
    <w:p w14:paraId="0BA16F41">
      <w:pPr>
        <w:pStyle w:val="4"/>
      </w:pPr>
      <w:r>
        <w:rPr>
          <w:rFonts w:hint="eastAsia"/>
          <w:sz w:val="24"/>
          <w:szCs w:val="28"/>
        </w:rPr>
        <w:t>（</w:t>
      </w:r>
      <w:r>
        <w:rPr>
          <w:rFonts w:hint="eastAsia"/>
          <w:sz w:val="24"/>
          <w:szCs w:val="28"/>
          <w:lang w:val="en-US" w:eastAsia="zh-CN"/>
        </w:rPr>
        <w:t>一</w:t>
      </w:r>
      <w:r>
        <w:rPr>
          <w:rFonts w:hint="eastAsia"/>
          <w:sz w:val="24"/>
          <w:szCs w:val="28"/>
        </w:rPr>
        <w:t>）</w:t>
      </w:r>
      <w:r>
        <w:rPr>
          <w:rFonts w:hint="eastAsia"/>
          <w:sz w:val="24"/>
          <w:szCs w:val="28"/>
          <w:lang w:val="en-US" w:eastAsia="zh-CN"/>
        </w:rPr>
        <w:t>单</w:t>
      </w:r>
      <w:r>
        <w:rPr>
          <w:rFonts w:hint="eastAsia"/>
          <w:sz w:val="24"/>
          <w:szCs w:val="28"/>
        </w:rPr>
        <w:t>调谐小信号放大器单元电路实验</w:t>
      </w:r>
    </w:p>
    <w:p w14:paraId="409117FC">
      <w:pPr>
        <w:pStyle w:val="6"/>
      </w:pPr>
      <w:r>
        <w:rPr>
          <w:rFonts w:hint="eastAsia"/>
        </w:rPr>
        <w:t>1、测量电压增益 A</w:t>
      </w:r>
      <w:r>
        <w:rPr>
          <w:rFonts w:hint="eastAsia"/>
          <w:vertAlign w:val="subscript"/>
        </w:rPr>
        <w:t>V</w:t>
      </w:r>
      <w:r>
        <w:rPr>
          <w:rFonts w:hint="eastAsia"/>
        </w:rPr>
        <w:t>：</w:t>
      </w:r>
    </w:p>
    <w:p w14:paraId="1952014E">
      <w:pPr>
        <w:pStyle w:val="6"/>
        <w:ind w:firstLine="420" w:firstLineChars="0"/>
      </w:pPr>
      <w:r>
        <w:rPr>
          <w:rFonts w:hint="eastAsia"/>
        </w:rPr>
        <w:t xml:space="preserve">单谐振时，信号频率为 </w:t>
      </w:r>
      <w:r>
        <w:t>10.7</w:t>
      </w:r>
      <w:r>
        <w:rPr>
          <w:rFonts w:hint="eastAsia"/>
        </w:rPr>
        <w:t>MHz 时，</w:t>
      </w:r>
      <w:bookmarkStart w:id="11" w:name="_Hlk153130535"/>
      <w:r>
        <w:rPr>
          <w:rFonts w:hint="eastAsia"/>
        </w:rPr>
        <w:t>改变输入电压 Vi，</w:t>
      </w:r>
      <w:r>
        <w:rPr>
          <w:rFonts w:hint="eastAsia"/>
          <w:lang w:val="en-US" w:eastAsia="zh-CN"/>
        </w:rPr>
        <w:t>在TP1处</w:t>
      </w:r>
      <w:r>
        <w:rPr>
          <w:rFonts w:hint="eastAsia"/>
        </w:rPr>
        <w:t>测量输出电压Vo，计算电压增益</w:t>
      </w:r>
      <w:r>
        <w:t>A</w:t>
      </w:r>
      <w:r>
        <w:rPr>
          <w:rFonts w:hint="eastAsia"/>
        </w:rPr>
        <w:t xml:space="preserve">v得下表 </w:t>
      </w:r>
    </w:p>
    <w:bookmarkEnd w:id="11"/>
    <w:tbl>
      <w:tblPr>
        <w:tblStyle w:val="14"/>
        <w:tblW w:w="8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926"/>
        <w:gridCol w:w="926"/>
        <w:gridCol w:w="926"/>
        <w:gridCol w:w="1102"/>
      </w:tblGrid>
      <w:tr w14:paraId="64053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43" w:type="dxa"/>
          </w:tcPr>
          <w:p w14:paraId="7A08DDE1">
            <w:pPr>
              <w:pStyle w:val="6"/>
              <w:snapToGrid w:val="0"/>
              <w:jc w:val="center"/>
            </w:pPr>
            <w:r>
              <w:rPr>
                <w:rFonts w:hint="eastAsia"/>
              </w:rPr>
              <w:t>输</w:t>
            </w:r>
            <w:r>
              <w:rPr>
                <w:rFonts w:hint="eastAsia" w:ascii="微软雅黑" w:hAnsi="微软雅黑" w:eastAsia="微软雅黑" w:cs="微软雅黑"/>
              </w:rPr>
              <w:t>⼊</w:t>
            </w:r>
            <w:r>
              <w:rPr>
                <w:rFonts w:hint="eastAsia" w:ascii="等线" w:hAnsi="等线" w:eastAsia="等线" w:cs="等线"/>
              </w:rPr>
              <w:t>信号</w:t>
            </w:r>
            <w:r>
              <w:t>Vi(p-p)（mV）</w:t>
            </w:r>
          </w:p>
        </w:tc>
        <w:tc>
          <w:tcPr>
            <w:tcW w:w="926" w:type="dxa"/>
            <w:vAlign w:val="center"/>
          </w:tcPr>
          <w:p w14:paraId="41350B0E">
            <w:pPr>
              <w:pStyle w:val="6"/>
              <w:snapToGrid w:val="0"/>
              <w:jc w:val="center"/>
              <w:rPr>
                <w:bCs/>
              </w:rPr>
            </w:pPr>
            <w:r>
              <w:rPr>
                <w:rFonts w:hint="eastAsia"/>
                <w:bCs/>
              </w:rPr>
              <w:t>5</w:t>
            </w:r>
            <w:r>
              <w:rPr>
                <w:bCs/>
              </w:rPr>
              <w:t>0</w:t>
            </w:r>
          </w:p>
        </w:tc>
        <w:tc>
          <w:tcPr>
            <w:tcW w:w="926" w:type="dxa"/>
            <w:vAlign w:val="center"/>
          </w:tcPr>
          <w:p w14:paraId="2AF5FDEA">
            <w:pPr>
              <w:pStyle w:val="6"/>
              <w:snapToGrid w:val="0"/>
              <w:jc w:val="center"/>
              <w:rPr>
                <w:bCs/>
              </w:rPr>
            </w:pPr>
            <w:r>
              <w:rPr>
                <w:rFonts w:hint="eastAsia"/>
                <w:bCs/>
              </w:rPr>
              <w:t>1</w:t>
            </w:r>
            <w:r>
              <w:rPr>
                <w:bCs/>
              </w:rPr>
              <w:t>00</w:t>
            </w:r>
          </w:p>
        </w:tc>
        <w:tc>
          <w:tcPr>
            <w:tcW w:w="926" w:type="dxa"/>
            <w:vAlign w:val="center"/>
          </w:tcPr>
          <w:p w14:paraId="3A1ACE14">
            <w:pPr>
              <w:pStyle w:val="6"/>
              <w:snapToGrid w:val="0"/>
              <w:jc w:val="center"/>
              <w:rPr>
                <w:bCs/>
              </w:rPr>
            </w:pPr>
            <w:r>
              <w:rPr>
                <w:rFonts w:hint="eastAsia"/>
                <w:bCs/>
              </w:rPr>
              <w:t>2</w:t>
            </w:r>
            <w:r>
              <w:rPr>
                <w:bCs/>
              </w:rPr>
              <w:t>00</w:t>
            </w:r>
          </w:p>
        </w:tc>
        <w:tc>
          <w:tcPr>
            <w:tcW w:w="1102" w:type="dxa"/>
            <w:vAlign w:val="center"/>
          </w:tcPr>
          <w:p w14:paraId="3160A777">
            <w:pPr>
              <w:pStyle w:val="6"/>
              <w:snapToGrid w:val="0"/>
              <w:jc w:val="center"/>
              <w:rPr>
                <w:bCs/>
              </w:rPr>
            </w:pPr>
            <w:r>
              <w:rPr>
                <w:rFonts w:hint="eastAsia"/>
                <w:bCs/>
              </w:rPr>
              <w:t>3</w:t>
            </w:r>
            <w:r>
              <w:rPr>
                <w:bCs/>
              </w:rPr>
              <w:t>00</w:t>
            </w:r>
          </w:p>
        </w:tc>
      </w:tr>
      <w:tr w14:paraId="3528F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43" w:type="dxa"/>
          </w:tcPr>
          <w:p w14:paraId="381BC73A">
            <w:pPr>
              <w:pStyle w:val="6"/>
              <w:snapToGrid w:val="0"/>
              <w:jc w:val="center"/>
              <w:rPr>
                <w:rFonts w:hint="default" w:eastAsia="宋体"/>
                <w:bCs/>
                <w:lang w:val="en-US" w:eastAsia="zh-CN"/>
              </w:rPr>
            </w:pPr>
            <w:r>
              <w:rPr>
                <w:rFonts w:hint="eastAsia"/>
                <w:bCs/>
              </w:rPr>
              <w:t>输出信号</w:t>
            </w:r>
            <w:r>
              <w:rPr>
                <w:bCs/>
              </w:rPr>
              <w:t xml:space="preserve">Vo(p-p) </w:t>
            </w:r>
            <w:r>
              <w:rPr>
                <w:rFonts w:hint="eastAsia"/>
                <w:bCs/>
                <w:lang w:eastAsia="zh-CN"/>
              </w:rPr>
              <w:t>（</w:t>
            </w:r>
            <w:r>
              <w:rPr>
                <w:rFonts w:hint="eastAsia"/>
                <w:bCs/>
                <w:lang w:val="en-US" w:eastAsia="zh-CN"/>
              </w:rPr>
              <w:t>V）</w:t>
            </w:r>
          </w:p>
        </w:tc>
        <w:tc>
          <w:tcPr>
            <w:tcW w:w="926" w:type="dxa"/>
            <w:vAlign w:val="center"/>
          </w:tcPr>
          <w:p w14:paraId="1CB6CA73">
            <w:pPr>
              <w:pStyle w:val="6"/>
              <w:snapToGrid w:val="0"/>
              <w:jc w:val="center"/>
              <w:rPr>
                <w:rFonts w:hint="default" w:eastAsia="宋体"/>
                <w:bCs/>
                <w:lang w:val="en-US" w:eastAsia="zh-CN"/>
              </w:rPr>
            </w:pPr>
            <w:r>
              <w:rPr>
                <w:rFonts w:hint="eastAsia"/>
                <w:bCs/>
                <w:lang w:val="en-US" w:eastAsia="zh-CN"/>
              </w:rPr>
              <w:t>1.80</w:t>
            </w:r>
          </w:p>
        </w:tc>
        <w:tc>
          <w:tcPr>
            <w:tcW w:w="926" w:type="dxa"/>
            <w:vAlign w:val="center"/>
          </w:tcPr>
          <w:p w14:paraId="2B81511B">
            <w:pPr>
              <w:pStyle w:val="6"/>
              <w:snapToGrid w:val="0"/>
              <w:jc w:val="center"/>
              <w:rPr>
                <w:rFonts w:hint="default" w:eastAsia="宋体"/>
                <w:bCs/>
                <w:lang w:val="en-US" w:eastAsia="zh-CN"/>
              </w:rPr>
            </w:pPr>
            <w:r>
              <w:rPr>
                <w:rFonts w:hint="eastAsia"/>
                <w:bCs/>
                <w:lang w:val="en-US" w:eastAsia="zh-CN"/>
              </w:rPr>
              <w:t>3.12</w:t>
            </w:r>
          </w:p>
        </w:tc>
        <w:tc>
          <w:tcPr>
            <w:tcW w:w="926" w:type="dxa"/>
            <w:vAlign w:val="center"/>
          </w:tcPr>
          <w:p w14:paraId="1B113C8C">
            <w:pPr>
              <w:pStyle w:val="6"/>
              <w:snapToGrid w:val="0"/>
              <w:jc w:val="center"/>
              <w:rPr>
                <w:rFonts w:hint="default" w:eastAsia="宋体"/>
                <w:bCs/>
                <w:lang w:val="en-US" w:eastAsia="zh-CN"/>
              </w:rPr>
            </w:pPr>
            <w:r>
              <w:rPr>
                <w:rFonts w:hint="eastAsia"/>
                <w:bCs/>
                <w:lang w:val="en-US" w:eastAsia="zh-CN"/>
              </w:rPr>
              <w:t>4.72</w:t>
            </w:r>
          </w:p>
        </w:tc>
        <w:tc>
          <w:tcPr>
            <w:tcW w:w="1102" w:type="dxa"/>
            <w:vAlign w:val="center"/>
          </w:tcPr>
          <w:p w14:paraId="7F4C8220">
            <w:pPr>
              <w:pStyle w:val="6"/>
              <w:snapToGrid w:val="0"/>
              <w:jc w:val="center"/>
              <w:rPr>
                <w:rFonts w:hint="default" w:eastAsia="宋体"/>
                <w:bCs/>
                <w:lang w:val="en-US" w:eastAsia="zh-CN"/>
              </w:rPr>
            </w:pPr>
            <w:r>
              <w:rPr>
                <w:rFonts w:hint="eastAsia"/>
                <w:bCs/>
                <w:lang w:val="en-US" w:eastAsia="zh-CN"/>
              </w:rPr>
              <w:t>5.52</w:t>
            </w:r>
          </w:p>
        </w:tc>
      </w:tr>
      <w:tr w14:paraId="6BBA2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43" w:type="dxa"/>
          </w:tcPr>
          <w:p w14:paraId="7FF71D2C">
            <w:pPr>
              <w:pStyle w:val="6"/>
              <w:snapToGrid w:val="0"/>
              <w:jc w:val="center"/>
              <w:rPr>
                <w:bCs/>
              </w:rPr>
            </w:pPr>
            <w:r>
              <w:rPr>
                <w:rFonts w:hint="eastAsia"/>
                <w:bCs/>
              </w:rPr>
              <w:t>增益</w:t>
            </w:r>
            <w:r>
              <w:rPr>
                <w:bCs/>
              </w:rPr>
              <w:t>AV</w:t>
            </w:r>
          </w:p>
        </w:tc>
        <w:tc>
          <w:tcPr>
            <w:tcW w:w="926" w:type="dxa"/>
            <w:vAlign w:val="center"/>
          </w:tcPr>
          <w:p w14:paraId="4627241C">
            <w:pPr>
              <w:pStyle w:val="6"/>
              <w:snapToGrid w:val="0"/>
              <w:jc w:val="center"/>
              <w:rPr>
                <w:rFonts w:hint="default" w:eastAsia="宋体"/>
                <w:bCs/>
                <w:lang w:val="en-US" w:eastAsia="zh-CN"/>
              </w:rPr>
            </w:pPr>
            <w:r>
              <w:rPr>
                <w:rFonts w:hint="eastAsia"/>
                <w:bCs/>
                <w:lang w:val="en-US" w:eastAsia="zh-CN"/>
              </w:rPr>
              <w:t>36</w:t>
            </w:r>
          </w:p>
        </w:tc>
        <w:tc>
          <w:tcPr>
            <w:tcW w:w="926" w:type="dxa"/>
            <w:vAlign w:val="center"/>
          </w:tcPr>
          <w:p w14:paraId="66A11B37">
            <w:pPr>
              <w:pStyle w:val="6"/>
              <w:snapToGrid w:val="0"/>
              <w:jc w:val="center"/>
              <w:rPr>
                <w:rFonts w:hint="default" w:eastAsia="宋体"/>
                <w:bCs/>
                <w:lang w:val="en-US" w:eastAsia="zh-CN"/>
              </w:rPr>
            </w:pPr>
            <w:r>
              <w:rPr>
                <w:rFonts w:hint="eastAsia"/>
                <w:bCs/>
                <w:lang w:val="en-US" w:eastAsia="zh-CN"/>
              </w:rPr>
              <w:t>31.2</w:t>
            </w:r>
          </w:p>
        </w:tc>
        <w:tc>
          <w:tcPr>
            <w:tcW w:w="926" w:type="dxa"/>
            <w:vAlign w:val="center"/>
          </w:tcPr>
          <w:p w14:paraId="4D9DED0A">
            <w:pPr>
              <w:pStyle w:val="6"/>
              <w:snapToGrid w:val="0"/>
              <w:jc w:val="center"/>
              <w:rPr>
                <w:rFonts w:hint="default" w:eastAsia="宋体"/>
                <w:bCs/>
                <w:lang w:val="en-US" w:eastAsia="zh-CN"/>
              </w:rPr>
            </w:pPr>
            <w:r>
              <w:rPr>
                <w:rFonts w:hint="eastAsia"/>
                <w:bCs/>
                <w:lang w:val="en-US" w:eastAsia="zh-CN"/>
              </w:rPr>
              <w:t>23.6</w:t>
            </w:r>
          </w:p>
        </w:tc>
        <w:tc>
          <w:tcPr>
            <w:tcW w:w="1102" w:type="dxa"/>
            <w:vAlign w:val="center"/>
          </w:tcPr>
          <w:p w14:paraId="3E9B6D3A">
            <w:pPr>
              <w:pStyle w:val="6"/>
              <w:snapToGrid w:val="0"/>
              <w:jc w:val="center"/>
              <w:rPr>
                <w:rFonts w:hint="default" w:eastAsia="宋体"/>
                <w:bCs/>
                <w:lang w:val="en-US" w:eastAsia="zh-CN"/>
              </w:rPr>
            </w:pPr>
            <w:r>
              <w:rPr>
                <w:rFonts w:hint="eastAsia"/>
                <w:bCs/>
                <w:lang w:val="en-US" w:eastAsia="zh-CN"/>
              </w:rPr>
              <w:t>18.4</w:t>
            </w:r>
          </w:p>
        </w:tc>
      </w:tr>
    </w:tbl>
    <w:p w14:paraId="5F6ACE88">
      <w:pPr>
        <w:pStyle w:val="18"/>
      </w:pPr>
      <w:r>
        <w:rPr>
          <w:rFonts w:hint="eastAsia"/>
        </w:rPr>
        <w:t>表</w:t>
      </w:r>
      <w:r>
        <w:t xml:space="preserve">1-1 </w:t>
      </w:r>
      <w:r>
        <w:rPr>
          <w:rFonts w:hint="eastAsia"/>
        </w:rPr>
        <w:t>单调谐电压增益测量数据表</w:t>
      </w:r>
    </w:p>
    <w:p w14:paraId="79896248">
      <w:pPr>
        <w:pStyle w:val="6"/>
      </w:pPr>
      <w:r>
        <w:rPr>
          <w:rFonts w:hint="eastAsia"/>
          <w:lang w:val="en-US" w:eastAsia="zh-CN"/>
        </w:rPr>
        <w:t>2</w:t>
      </w:r>
      <w:r>
        <w:rPr>
          <w:rFonts w:hint="eastAsia"/>
        </w:rPr>
        <w:t>、测量</w:t>
      </w:r>
      <w:r>
        <w:rPr>
          <w:rFonts w:hint="eastAsia"/>
          <w:lang w:val="en-US" w:eastAsia="zh-CN"/>
        </w:rPr>
        <w:t>通频带特性</w:t>
      </w:r>
      <w:r>
        <w:rPr>
          <w:rFonts w:hint="eastAsia"/>
        </w:rPr>
        <w:t>：</w:t>
      </w:r>
    </w:p>
    <w:tbl>
      <w:tblPr>
        <w:tblStyle w:val="13"/>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75"/>
        <w:gridCol w:w="839"/>
        <w:gridCol w:w="839"/>
        <w:gridCol w:w="839"/>
        <w:gridCol w:w="839"/>
        <w:gridCol w:w="839"/>
        <w:gridCol w:w="839"/>
        <w:gridCol w:w="839"/>
        <w:gridCol w:w="846"/>
      </w:tblGrid>
      <w:tr w14:paraId="72788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091"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09415D6F">
            <w:pPr>
              <w:pStyle w:val="6"/>
              <w:snapToGrid w:val="0"/>
              <w:jc w:val="center"/>
              <w:rPr>
                <w:rFonts w:hint="eastAsia"/>
                <w:bCs/>
              </w:rPr>
            </w:pPr>
            <w:r>
              <w:rPr>
                <w:rFonts w:hint="eastAsia"/>
                <w:bCs/>
              </w:rPr>
              <w:t>输入信号Vi(p-p)</w:t>
            </w:r>
          </w:p>
        </w:tc>
        <w:tc>
          <w:tcPr>
            <w:tcW w:w="3908" w:type="pct"/>
            <w:gridSpan w:val="8"/>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6A5A562D">
            <w:pPr>
              <w:pStyle w:val="6"/>
              <w:snapToGrid w:val="0"/>
              <w:jc w:val="center"/>
              <w:rPr>
                <w:rFonts w:hint="eastAsia"/>
                <w:bCs/>
              </w:rPr>
            </w:pPr>
            <w:r>
              <w:rPr>
                <w:rFonts w:hint="eastAsia"/>
                <w:bCs/>
              </w:rPr>
              <w:t>200mV</w:t>
            </w:r>
          </w:p>
        </w:tc>
      </w:tr>
      <w:tr w14:paraId="5E16A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91"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1657EC3A">
            <w:pPr>
              <w:pStyle w:val="6"/>
              <w:snapToGrid w:val="0"/>
              <w:jc w:val="center"/>
              <w:rPr>
                <w:rFonts w:hint="eastAsia"/>
                <w:bCs/>
              </w:rPr>
            </w:pPr>
            <w:r>
              <w:rPr>
                <w:rFonts w:hint="eastAsia"/>
                <w:bCs/>
              </w:rPr>
              <w:t>输入信号fi（MHz）</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37B8536C">
            <w:pPr>
              <w:pStyle w:val="6"/>
              <w:snapToGrid w:val="0"/>
              <w:jc w:val="center"/>
              <w:rPr>
                <w:rFonts w:hint="eastAsia"/>
                <w:bCs/>
              </w:rPr>
            </w:pPr>
            <w:r>
              <w:rPr>
                <w:rFonts w:hint="eastAsia"/>
                <w:bCs/>
              </w:rPr>
              <w:t>10.4</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3E942396">
            <w:pPr>
              <w:pStyle w:val="6"/>
              <w:snapToGrid w:val="0"/>
              <w:jc w:val="center"/>
              <w:rPr>
                <w:rFonts w:hint="eastAsia"/>
                <w:bCs/>
              </w:rPr>
            </w:pPr>
            <w:r>
              <w:rPr>
                <w:rFonts w:hint="eastAsia"/>
                <w:bCs/>
              </w:rPr>
              <w:t>10.5</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0FAF9925">
            <w:pPr>
              <w:pStyle w:val="6"/>
              <w:snapToGrid w:val="0"/>
              <w:jc w:val="center"/>
              <w:rPr>
                <w:rFonts w:hint="eastAsia"/>
                <w:bCs/>
              </w:rPr>
            </w:pPr>
            <w:r>
              <w:rPr>
                <w:rFonts w:hint="eastAsia"/>
                <w:bCs/>
              </w:rPr>
              <w:t>10.6</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6C103A70">
            <w:pPr>
              <w:pStyle w:val="6"/>
              <w:snapToGrid w:val="0"/>
              <w:jc w:val="center"/>
              <w:rPr>
                <w:rFonts w:hint="eastAsia"/>
                <w:bCs/>
              </w:rPr>
            </w:pPr>
            <w:r>
              <w:rPr>
                <w:rFonts w:hint="eastAsia"/>
                <w:bCs/>
              </w:rPr>
              <w:t>10.7</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34F2EFA8">
            <w:pPr>
              <w:pStyle w:val="6"/>
              <w:snapToGrid w:val="0"/>
              <w:jc w:val="center"/>
              <w:rPr>
                <w:rFonts w:hint="eastAsia"/>
                <w:bCs/>
              </w:rPr>
            </w:pPr>
            <w:r>
              <w:rPr>
                <w:rFonts w:hint="eastAsia"/>
                <w:bCs/>
              </w:rPr>
              <w:t>10.8</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2587A78E">
            <w:pPr>
              <w:pStyle w:val="6"/>
              <w:snapToGrid w:val="0"/>
              <w:jc w:val="center"/>
              <w:rPr>
                <w:rFonts w:hint="eastAsia"/>
                <w:bCs/>
              </w:rPr>
            </w:pPr>
            <w:r>
              <w:rPr>
                <w:rFonts w:hint="eastAsia"/>
                <w:bCs/>
              </w:rPr>
              <w:t>10.9</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6B5DCBDA">
            <w:pPr>
              <w:pStyle w:val="6"/>
              <w:snapToGrid w:val="0"/>
              <w:jc w:val="center"/>
              <w:rPr>
                <w:rFonts w:hint="eastAsia"/>
                <w:bCs/>
              </w:rPr>
            </w:pPr>
            <w:r>
              <w:rPr>
                <w:rFonts w:hint="eastAsia"/>
                <w:bCs/>
              </w:rPr>
              <w:t>11.0</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1C56B7E1">
            <w:pPr>
              <w:pStyle w:val="6"/>
              <w:snapToGrid w:val="0"/>
              <w:jc w:val="center"/>
              <w:rPr>
                <w:rFonts w:hint="eastAsia"/>
                <w:bCs/>
              </w:rPr>
            </w:pPr>
            <w:r>
              <w:rPr>
                <w:rFonts w:hint="eastAsia"/>
                <w:bCs/>
              </w:rPr>
              <w:t>11.1</w:t>
            </w:r>
          </w:p>
        </w:tc>
      </w:tr>
      <w:tr w14:paraId="63663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91"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7C4BA959">
            <w:pPr>
              <w:pStyle w:val="6"/>
              <w:snapToGrid w:val="0"/>
              <w:jc w:val="center"/>
              <w:rPr>
                <w:rFonts w:hint="default" w:eastAsia="宋体"/>
                <w:bCs/>
                <w:lang w:val="en-US" w:eastAsia="zh-CN"/>
              </w:rPr>
            </w:pPr>
            <w:r>
              <w:rPr>
                <w:rFonts w:hint="eastAsia"/>
                <w:bCs/>
              </w:rPr>
              <w:t>输出信号Vo(p-p) </w:t>
            </w:r>
            <w:r>
              <w:rPr>
                <w:rFonts w:hint="eastAsia"/>
                <w:bCs/>
                <w:lang w:eastAsia="zh-CN"/>
              </w:rPr>
              <w:t>（</w:t>
            </w:r>
            <w:r>
              <w:rPr>
                <w:rFonts w:hint="eastAsia"/>
                <w:bCs/>
                <w:lang w:val="en-US" w:eastAsia="zh-CN"/>
              </w:rPr>
              <w:t>V）</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0942AE26">
            <w:pPr>
              <w:pStyle w:val="6"/>
              <w:snapToGrid w:val="0"/>
              <w:jc w:val="center"/>
              <w:rPr>
                <w:rFonts w:hint="default" w:eastAsia="宋体"/>
                <w:bCs/>
                <w:lang w:val="en-US" w:eastAsia="zh-CN"/>
              </w:rPr>
            </w:pPr>
            <w:r>
              <w:rPr>
                <w:rFonts w:hint="eastAsia"/>
                <w:bCs/>
              </w:rPr>
              <w:t> </w:t>
            </w:r>
            <w:r>
              <w:rPr>
                <w:rFonts w:hint="eastAsia"/>
                <w:bCs/>
                <w:lang w:val="en-US" w:eastAsia="zh-CN"/>
              </w:rPr>
              <w:t>1.03</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50623D3E">
            <w:pPr>
              <w:pStyle w:val="6"/>
              <w:snapToGrid w:val="0"/>
              <w:jc w:val="center"/>
              <w:rPr>
                <w:rFonts w:hint="default" w:eastAsia="宋体"/>
                <w:bCs/>
                <w:lang w:val="en-US" w:eastAsia="zh-CN"/>
              </w:rPr>
            </w:pPr>
            <w:r>
              <w:rPr>
                <w:rFonts w:hint="eastAsia"/>
                <w:bCs/>
              </w:rPr>
              <w:t> </w:t>
            </w:r>
            <w:r>
              <w:rPr>
                <w:rFonts w:hint="eastAsia"/>
                <w:bCs/>
                <w:lang w:val="en-US" w:eastAsia="zh-CN"/>
              </w:rPr>
              <w:t>1.36</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5CE7B82C">
            <w:pPr>
              <w:pStyle w:val="6"/>
              <w:snapToGrid w:val="0"/>
              <w:jc w:val="center"/>
              <w:rPr>
                <w:rFonts w:hint="default" w:eastAsia="宋体"/>
                <w:bCs/>
                <w:lang w:val="en-US" w:eastAsia="zh-CN"/>
              </w:rPr>
            </w:pPr>
            <w:r>
              <w:rPr>
                <w:rFonts w:hint="eastAsia"/>
                <w:bCs/>
              </w:rPr>
              <w:t> </w:t>
            </w:r>
            <w:r>
              <w:rPr>
                <w:rFonts w:hint="eastAsia"/>
                <w:bCs/>
                <w:lang w:val="en-US" w:eastAsia="zh-CN"/>
              </w:rPr>
              <w:t>2.12</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3AD78736">
            <w:pPr>
              <w:pStyle w:val="6"/>
              <w:snapToGrid w:val="0"/>
              <w:jc w:val="center"/>
              <w:rPr>
                <w:rFonts w:hint="default" w:eastAsia="宋体"/>
                <w:bCs/>
                <w:lang w:val="en-US" w:eastAsia="zh-CN"/>
              </w:rPr>
            </w:pPr>
            <w:r>
              <w:rPr>
                <w:rFonts w:hint="eastAsia"/>
                <w:bCs/>
              </w:rPr>
              <w:t> </w:t>
            </w:r>
            <w:r>
              <w:rPr>
                <w:rFonts w:hint="eastAsia"/>
                <w:bCs/>
                <w:lang w:val="en-US" w:eastAsia="zh-CN"/>
              </w:rPr>
              <w:t>4.72</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6FE59B2E">
            <w:pPr>
              <w:pStyle w:val="6"/>
              <w:snapToGrid w:val="0"/>
              <w:jc w:val="center"/>
              <w:rPr>
                <w:rFonts w:hint="default" w:eastAsia="宋体"/>
                <w:bCs/>
                <w:lang w:val="en-US" w:eastAsia="zh-CN"/>
              </w:rPr>
            </w:pPr>
            <w:r>
              <w:rPr>
                <w:rFonts w:hint="eastAsia"/>
                <w:bCs/>
              </w:rPr>
              <w:t> </w:t>
            </w:r>
            <w:r>
              <w:rPr>
                <w:rFonts w:hint="eastAsia"/>
                <w:bCs/>
                <w:lang w:val="en-US" w:eastAsia="zh-CN"/>
              </w:rPr>
              <w:t>4.28</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638A9812">
            <w:pPr>
              <w:pStyle w:val="6"/>
              <w:snapToGrid w:val="0"/>
              <w:jc w:val="center"/>
              <w:rPr>
                <w:rFonts w:hint="default" w:eastAsia="宋体"/>
                <w:bCs/>
                <w:lang w:val="en-US" w:eastAsia="zh-CN"/>
              </w:rPr>
            </w:pPr>
            <w:r>
              <w:rPr>
                <w:rFonts w:hint="eastAsia"/>
                <w:bCs/>
              </w:rPr>
              <w:t> </w:t>
            </w:r>
            <w:r>
              <w:rPr>
                <w:rFonts w:hint="eastAsia"/>
                <w:bCs/>
                <w:lang w:val="en-US" w:eastAsia="zh-CN"/>
              </w:rPr>
              <w:t>2.68</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094BA227">
            <w:pPr>
              <w:pStyle w:val="6"/>
              <w:snapToGrid w:val="0"/>
              <w:jc w:val="center"/>
              <w:rPr>
                <w:rFonts w:hint="eastAsia"/>
                <w:bCs/>
              </w:rPr>
            </w:pPr>
            <w:r>
              <w:rPr>
                <w:rFonts w:hint="eastAsia"/>
                <w:bCs/>
                <w:lang w:val="en-US" w:eastAsia="zh-CN"/>
              </w:rPr>
              <w:t>1.76</w:t>
            </w:r>
            <w:r>
              <w:rPr>
                <w:rFonts w:hint="eastAsia"/>
                <w:bCs/>
              </w:rPr>
              <w:t> </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5618C005">
            <w:pPr>
              <w:pStyle w:val="6"/>
              <w:snapToGrid w:val="0"/>
              <w:jc w:val="center"/>
              <w:rPr>
                <w:rFonts w:hint="default" w:eastAsia="宋体"/>
                <w:bCs/>
                <w:lang w:val="en-US" w:eastAsia="zh-CN"/>
              </w:rPr>
            </w:pPr>
            <w:r>
              <w:rPr>
                <w:rFonts w:hint="eastAsia"/>
                <w:bCs/>
              </w:rPr>
              <w:t> </w:t>
            </w:r>
            <w:r>
              <w:rPr>
                <w:rFonts w:hint="eastAsia"/>
                <w:bCs/>
                <w:lang w:val="en-US" w:eastAsia="zh-CN"/>
              </w:rPr>
              <w:t>1.18</w:t>
            </w:r>
          </w:p>
        </w:tc>
      </w:tr>
      <w:tr w14:paraId="4ED13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091"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2A1FE0D7">
            <w:pPr>
              <w:pStyle w:val="6"/>
              <w:snapToGrid w:val="0"/>
              <w:jc w:val="center"/>
              <w:rPr>
                <w:rFonts w:hint="eastAsia"/>
                <w:bCs/>
              </w:rPr>
            </w:pPr>
            <w:r>
              <w:rPr>
                <w:rFonts w:hint="eastAsia"/>
                <w:bCs/>
              </w:rPr>
              <w:t>增益AV</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34038586">
            <w:pPr>
              <w:pStyle w:val="6"/>
              <w:snapToGrid w:val="0"/>
              <w:jc w:val="center"/>
              <w:rPr>
                <w:rFonts w:hint="default" w:eastAsia="宋体"/>
                <w:bCs/>
                <w:lang w:val="en-US" w:eastAsia="zh-CN"/>
              </w:rPr>
            </w:pPr>
            <w:r>
              <w:rPr>
                <w:rFonts w:hint="eastAsia"/>
                <w:bCs/>
              </w:rPr>
              <w:t> </w:t>
            </w:r>
            <w:r>
              <w:rPr>
                <w:rFonts w:hint="eastAsia"/>
                <w:bCs/>
                <w:lang w:val="en-US" w:eastAsia="zh-CN"/>
              </w:rPr>
              <w:t>5.15</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3E34AAA8">
            <w:pPr>
              <w:pStyle w:val="6"/>
              <w:snapToGrid w:val="0"/>
              <w:jc w:val="center"/>
              <w:rPr>
                <w:rFonts w:hint="default" w:eastAsia="宋体"/>
                <w:bCs/>
                <w:lang w:val="en-US" w:eastAsia="zh-CN"/>
              </w:rPr>
            </w:pPr>
            <w:r>
              <w:rPr>
                <w:rFonts w:hint="eastAsia"/>
                <w:bCs/>
              </w:rPr>
              <w:t> </w:t>
            </w:r>
            <w:r>
              <w:rPr>
                <w:rFonts w:hint="eastAsia"/>
                <w:bCs/>
                <w:lang w:val="en-US" w:eastAsia="zh-CN"/>
              </w:rPr>
              <w:t>6.8</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7165C75B">
            <w:pPr>
              <w:pStyle w:val="6"/>
              <w:snapToGrid w:val="0"/>
              <w:jc w:val="center"/>
              <w:rPr>
                <w:rFonts w:hint="default" w:eastAsia="宋体"/>
                <w:bCs/>
                <w:lang w:val="en-US" w:eastAsia="zh-CN"/>
              </w:rPr>
            </w:pPr>
            <w:r>
              <w:rPr>
                <w:rFonts w:hint="eastAsia"/>
                <w:bCs/>
              </w:rPr>
              <w:t> </w:t>
            </w:r>
            <w:r>
              <w:rPr>
                <w:rFonts w:hint="eastAsia"/>
                <w:bCs/>
                <w:lang w:val="en-US" w:eastAsia="zh-CN"/>
              </w:rPr>
              <w:t>10.6</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1136FB09">
            <w:pPr>
              <w:pStyle w:val="6"/>
              <w:snapToGrid w:val="0"/>
              <w:jc w:val="center"/>
              <w:rPr>
                <w:rFonts w:hint="eastAsia"/>
                <w:bCs/>
              </w:rPr>
            </w:pPr>
            <w:r>
              <w:rPr>
                <w:rFonts w:hint="eastAsia"/>
                <w:bCs/>
                <w:lang w:val="en-US" w:eastAsia="zh-CN"/>
              </w:rPr>
              <w:t>23.6</w:t>
            </w:r>
            <w:r>
              <w:rPr>
                <w:rFonts w:hint="eastAsia"/>
                <w:bCs/>
              </w:rPr>
              <w:t> </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7FBFBCAE">
            <w:pPr>
              <w:pStyle w:val="6"/>
              <w:snapToGrid w:val="0"/>
              <w:jc w:val="center"/>
              <w:rPr>
                <w:rFonts w:hint="default" w:eastAsia="宋体"/>
                <w:bCs/>
                <w:lang w:val="en-US" w:eastAsia="zh-CN"/>
              </w:rPr>
            </w:pPr>
            <w:r>
              <w:rPr>
                <w:rFonts w:hint="eastAsia"/>
                <w:bCs/>
              </w:rPr>
              <w:t> </w:t>
            </w:r>
            <w:r>
              <w:rPr>
                <w:rFonts w:hint="eastAsia"/>
                <w:bCs/>
                <w:lang w:val="en-US" w:eastAsia="zh-CN"/>
              </w:rPr>
              <w:t>21.4</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23C8BA08">
            <w:pPr>
              <w:pStyle w:val="6"/>
              <w:snapToGrid w:val="0"/>
              <w:jc w:val="center"/>
              <w:rPr>
                <w:rFonts w:hint="eastAsia"/>
                <w:bCs/>
              </w:rPr>
            </w:pPr>
            <w:r>
              <w:rPr>
                <w:rFonts w:hint="eastAsia"/>
                <w:bCs/>
                <w:lang w:val="en-US" w:eastAsia="zh-CN"/>
              </w:rPr>
              <w:t>13.4</w:t>
            </w:r>
            <w:r>
              <w:rPr>
                <w:rFonts w:hint="eastAsia"/>
                <w:bCs/>
              </w:rPr>
              <w:t> </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17B3294F">
            <w:pPr>
              <w:pStyle w:val="6"/>
              <w:snapToGrid w:val="0"/>
              <w:jc w:val="center"/>
              <w:rPr>
                <w:rFonts w:hint="eastAsia"/>
                <w:bCs/>
              </w:rPr>
            </w:pPr>
            <w:r>
              <w:rPr>
                <w:rFonts w:hint="eastAsia"/>
                <w:bCs/>
                <w:lang w:val="en-US" w:eastAsia="zh-CN"/>
              </w:rPr>
              <w:t>8.8</w:t>
            </w:r>
            <w:r>
              <w:rPr>
                <w:rFonts w:hint="eastAsia"/>
                <w:bCs/>
              </w:rPr>
              <w:t> </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710B15AF">
            <w:pPr>
              <w:pStyle w:val="6"/>
              <w:snapToGrid w:val="0"/>
              <w:jc w:val="center"/>
              <w:rPr>
                <w:rFonts w:hint="default" w:eastAsia="宋体"/>
                <w:bCs/>
                <w:lang w:val="en-US" w:eastAsia="zh-CN"/>
              </w:rPr>
            </w:pPr>
            <w:r>
              <w:rPr>
                <w:rFonts w:hint="eastAsia"/>
                <w:bCs/>
                <w:lang w:val="en-US" w:eastAsia="zh-CN"/>
              </w:rPr>
              <w:t>5.9</w:t>
            </w:r>
          </w:p>
        </w:tc>
      </w:tr>
    </w:tbl>
    <w:p w14:paraId="2D59DD90">
      <w:pPr>
        <w:pStyle w:val="18"/>
      </w:pPr>
      <w:r>
        <w:rPr>
          <w:rFonts w:hint="eastAsia"/>
        </w:rPr>
        <w:t>表</w:t>
      </w:r>
      <w:r>
        <w:t>1-</w:t>
      </w:r>
      <w:r>
        <w:rPr>
          <w:rFonts w:hint="eastAsia"/>
          <w:lang w:val="en-US" w:eastAsia="zh-CN"/>
        </w:rPr>
        <w:t>2</w:t>
      </w:r>
      <w:r>
        <w:t xml:space="preserve"> </w:t>
      </w:r>
      <w:r>
        <w:rPr>
          <w:rFonts w:hint="eastAsia"/>
        </w:rPr>
        <w:t>单调谐</w:t>
      </w:r>
      <w:r>
        <w:rPr>
          <w:rFonts w:hint="eastAsia"/>
          <w:lang w:val="en-US" w:eastAsia="zh-CN"/>
        </w:rPr>
        <w:t>通频带特性</w:t>
      </w:r>
      <w:r>
        <w:rPr>
          <w:rFonts w:hint="eastAsia"/>
        </w:rPr>
        <w:t>测量数据表</w:t>
      </w:r>
    </w:p>
    <w:p w14:paraId="29044F15">
      <w:pPr>
        <w:pStyle w:val="18"/>
        <w:ind w:firstLine="420" w:firstLineChars="0"/>
        <w:jc w:val="both"/>
        <w:rPr>
          <w:rFonts w:hint="eastAsia" w:cs="Times New Roman"/>
          <w:kern w:val="2"/>
          <w:sz w:val="24"/>
          <w:szCs w:val="24"/>
          <w:lang w:val="en-US" w:eastAsia="zh-CN" w:bidi="ar-SA"/>
        </w:rPr>
      </w:pPr>
    </w:p>
    <w:p w14:paraId="0F79CD0E">
      <w:pPr>
        <w:pStyle w:val="18"/>
        <w:ind w:firstLine="420" w:firstLineChars="0"/>
        <w:jc w:val="both"/>
        <w:rPr>
          <w:rFonts w:hint="default" w:cs="Times New Roman"/>
          <w:kern w:val="2"/>
          <w:sz w:val="24"/>
          <w:szCs w:val="24"/>
          <w:lang w:val="en-US" w:eastAsia="zh-CN" w:bidi="ar-SA"/>
        </w:rPr>
      </w:pPr>
      <w:r>
        <w:rPr>
          <w:rFonts w:hint="eastAsia" w:cs="Times New Roman"/>
          <w:kern w:val="2"/>
          <w:sz w:val="24"/>
          <w:szCs w:val="24"/>
          <w:lang w:val="en-US" w:eastAsia="zh-CN" w:bidi="ar-SA"/>
        </w:rPr>
        <w:t>（1）测量</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BW</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0.7</m:t>
            </m:r>
            <m:ctrlPr>
              <w:rPr>
                <w:rFonts w:hint="default" w:ascii="Cambria Math" w:hAnsi="Cambria Math" w:cs="Times New Roman"/>
                <w:i/>
                <w:kern w:val="2"/>
                <w:sz w:val="24"/>
                <w:szCs w:val="24"/>
                <w:lang w:val="en-US" w:eastAsia="zh-CN" w:bidi="ar-SA"/>
              </w:rPr>
            </m:ctrlPr>
          </m:sub>
        </m:sSub>
      </m:oMath>
    </w:p>
    <w:p w14:paraId="07E49DED">
      <w:pPr>
        <w:pStyle w:val="18"/>
        <w:ind w:firstLine="420" w:firstLineChars="0"/>
        <w:jc w:val="both"/>
        <w:rPr>
          <w:rFonts w:hint="eastAsia" w:hAnsi="Cambria Math" w:cs="Times New Roman"/>
          <w:i w:val="0"/>
          <w:kern w:val="2"/>
          <w:sz w:val="24"/>
          <w:szCs w:val="24"/>
          <w:lang w:val="en-US" w:eastAsia="zh-CN" w:bidi="ar-SA"/>
        </w:rPr>
      </w:pPr>
      <w:r>
        <w:rPr>
          <w:rFonts w:hint="eastAsia" w:cs="Times New Roman"/>
          <w:kern w:val="2"/>
          <w:sz w:val="24"/>
          <w:szCs w:val="24"/>
          <w:lang w:val="en-US" w:eastAsia="zh-CN" w:bidi="ar-SA"/>
        </w:rPr>
        <w:t>由表可知</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V</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om</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=4.72V，</w:t>
      </w:r>
      <w:r>
        <w:rPr>
          <w:rFonts w:hint="eastAsia" w:cs="Times New Roman"/>
          <w:kern w:val="2"/>
          <w:sz w:val="24"/>
          <w:szCs w:val="24"/>
          <w:lang w:val="en-US" w:eastAsia="zh-CN" w:bidi="ar-SA"/>
        </w:rPr>
        <w:t>则</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V</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0.7</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=0.7</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V</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om</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=3.337V，测量此时（取</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V</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0.7</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=3.34V）的频率即为截止频率，测得</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c</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为10.663MHz与10.86MHz，所以计算得</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BW</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0.7</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=0.197MHz。</w:t>
      </w:r>
    </w:p>
    <w:p w14:paraId="6739A5F7">
      <w:pPr>
        <w:pStyle w:val="18"/>
        <w:ind w:firstLine="420" w:firstLineChars="0"/>
        <w:jc w:val="both"/>
        <w:rPr>
          <w:rFonts w:hint="default" w:cs="Times New Roman"/>
          <w:kern w:val="2"/>
          <w:sz w:val="24"/>
          <w:szCs w:val="24"/>
          <w:lang w:val="en-US" w:eastAsia="zh-CN" w:bidi="ar-SA"/>
        </w:rPr>
      </w:pPr>
      <w:r>
        <w:rPr>
          <w:rFonts w:hint="eastAsia" w:cs="Times New Roman"/>
          <w:kern w:val="2"/>
          <w:sz w:val="24"/>
          <w:szCs w:val="24"/>
          <w:lang w:val="en-US" w:eastAsia="zh-CN" w:bidi="ar-SA"/>
        </w:rPr>
        <w:t>（2）测量</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BW</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0.1</m:t>
            </m:r>
            <m:ctrlPr>
              <w:rPr>
                <w:rFonts w:hint="default" w:ascii="Cambria Math" w:hAnsi="Cambria Math" w:cs="Times New Roman"/>
                <w:i/>
                <w:kern w:val="2"/>
                <w:sz w:val="24"/>
                <w:szCs w:val="24"/>
                <w:lang w:val="en-US" w:eastAsia="zh-CN" w:bidi="ar-SA"/>
              </w:rPr>
            </m:ctrlPr>
          </m:sub>
        </m:sSub>
      </m:oMath>
    </w:p>
    <w:p w14:paraId="03E6F0C4">
      <w:pPr>
        <w:pStyle w:val="18"/>
        <w:ind w:firstLine="420" w:firstLineChars="0"/>
        <w:jc w:val="both"/>
        <w:rPr>
          <w:rFonts w:hint="eastAsia" w:hAnsi="Cambria Math" w:cs="Times New Roman"/>
          <w:i w:val="0"/>
          <w:kern w:val="2"/>
          <w:sz w:val="24"/>
          <w:szCs w:val="24"/>
          <w:lang w:val="en-US" w:eastAsia="zh-CN" w:bidi="ar-SA"/>
        </w:rPr>
      </w:pPr>
      <w:r>
        <w:rPr>
          <w:rFonts w:hint="eastAsia" w:hAnsi="Cambria Math" w:cs="Times New Roman"/>
          <w:i w:val="0"/>
          <w:kern w:val="2"/>
          <w:sz w:val="24"/>
          <w:szCs w:val="24"/>
          <w:lang w:val="en-US" w:eastAsia="zh-CN" w:bidi="ar-SA"/>
        </w:rPr>
        <w:t>同理计算得</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V</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0.1</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=0.1</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V</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om</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=0.472V，测量此时的频率即为对应的截止频率，测得</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c</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为9.9MHz和11.7MHz，所以计算得</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BW</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0.1</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=1.8MHz。</w:t>
      </w:r>
    </w:p>
    <w:p w14:paraId="1ECB4606">
      <w:pPr>
        <w:pStyle w:val="18"/>
        <w:ind w:firstLine="420" w:firstLineChars="0"/>
        <w:jc w:val="both"/>
        <w:rPr>
          <w:rFonts w:hint="default" w:cs="Times New Roman"/>
          <w:kern w:val="2"/>
          <w:sz w:val="24"/>
          <w:szCs w:val="24"/>
          <w:lang w:val="en-US" w:eastAsia="zh-CN" w:bidi="ar-SA"/>
        </w:rPr>
      </w:pPr>
      <w:r>
        <w:rPr>
          <w:rFonts w:hint="eastAsia" w:cs="Times New Roman"/>
          <w:kern w:val="2"/>
          <w:sz w:val="24"/>
          <w:szCs w:val="24"/>
          <w:lang w:val="en-US" w:eastAsia="zh-CN" w:bidi="ar-SA"/>
        </w:rPr>
        <w:t>（3）计算</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K</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r0.1</m:t>
            </m:r>
            <m:ctrlPr>
              <w:rPr>
                <w:rFonts w:hint="default" w:ascii="Cambria Math" w:hAnsi="Cambria Math" w:cs="Times New Roman"/>
                <w:i/>
                <w:kern w:val="2"/>
                <w:sz w:val="24"/>
                <w:szCs w:val="24"/>
                <w:lang w:val="en-US" w:eastAsia="zh-CN" w:bidi="ar-SA"/>
              </w:rPr>
            </m:ctrlPr>
          </m:sub>
        </m:sSub>
      </m:oMath>
    </w:p>
    <w:p w14:paraId="09F2B40E">
      <w:pPr>
        <w:pStyle w:val="18"/>
        <w:ind w:firstLine="420" w:firstLineChars="0"/>
        <w:jc w:val="both"/>
        <w:rPr>
          <w:rFonts w:hint="eastAsia" w:hAnsi="Cambria Math" w:cs="Times New Roman"/>
          <w:i w:val="0"/>
          <w:kern w:val="2"/>
          <w:sz w:val="24"/>
          <w:szCs w:val="24"/>
          <w:lang w:val="en-US" w:eastAsia="zh-CN" w:bidi="ar-SA"/>
        </w:rPr>
      </w:pPr>
      <w:r>
        <w:rPr>
          <w:rFonts w:hint="eastAsia" w:hAnsi="Cambria Math" w:cs="Times New Roman"/>
          <w:i w:val="0"/>
          <w:kern w:val="2"/>
          <w:sz w:val="24"/>
          <w:szCs w:val="24"/>
          <w:lang w:val="en-US" w:eastAsia="zh-CN" w:bidi="ar-SA"/>
        </w:rPr>
        <w:t>由公式</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K</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r0.1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BW</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0.1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BW</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0.7</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，计算得</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K</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r0.1</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=9.137。</w:t>
      </w:r>
    </w:p>
    <w:p w14:paraId="6AEA9265">
      <w:pPr>
        <w:pStyle w:val="4"/>
      </w:pPr>
      <w:r>
        <w:rPr>
          <w:rFonts w:hint="eastAsia"/>
          <w:sz w:val="24"/>
          <w:szCs w:val="28"/>
        </w:rPr>
        <w:t>（</w:t>
      </w:r>
      <w:r>
        <w:rPr>
          <w:rFonts w:hint="eastAsia"/>
          <w:sz w:val="24"/>
          <w:szCs w:val="28"/>
          <w:lang w:val="en-US" w:eastAsia="zh-CN"/>
        </w:rPr>
        <w:t>二</w:t>
      </w:r>
      <w:r>
        <w:rPr>
          <w:rFonts w:hint="eastAsia"/>
          <w:sz w:val="24"/>
          <w:szCs w:val="28"/>
        </w:rPr>
        <w:t>）</w:t>
      </w:r>
      <w:r>
        <w:rPr>
          <w:rFonts w:hint="eastAsia"/>
          <w:sz w:val="24"/>
          <w:szCs w:val="28"/>
          <w:lang w:val="en-US" w:eastAsia="zh-CN"/>
        </w:rPr>
        <w:t>双</w:t>
      </w:r>
      <w:r>
        <w:rPr>
          <w:rFonts w:hint="eastAsia"/>
          <w:sz w:val="24"/>
          <w:szCs w:val="28"/>
        </w:rPr>
        <w:t>调谐小信号放大器单元电路实验</w:t>
      </w:r>
    </w:p>
    <w:p w14:paraId="4E018598">
      <w:pPr>
        <w:pStyle w:val="6"/>
      </w:pPr>
      <w:r>
        <w:rPr>
          <w:rFonts w:hint="eastAsia"/>
        </w:rPr>
        <w:t>1、测量电压增益 A</w:t>
      </w:r>
      <w:r>
        <w:rPr>
          <w:rFonts w:hint="eastAsia"/>
          <w:vertAlign w:val="subscript"/>
        </w:rPr>
        <w:t>V</w:t>
      </w:r>
      <w:r>
        <w:rPr>
          <w:rFonts w:hint="eastAsia"/>
        </w:rPr>
        <w:t>：</w:t>
      </w:r>
    </w:p>
    <w:p w14:paraId="4DC9D585">
      <w:pPr>
        <w:pStyle w:val="6"/>
        <w:ind w:firstLine="420" w:firstLineChars="0"/>
        <w:rPr>
          <w:rFonts w:hint="eastAsia"/>
          <w:lang w:val="en-US" w:eastAsia="zh-CN"/>
        </w:rPr>
      </w:pPr>
      <w:r>
        <w:rPr>
          <w:rFonts w:hint="eastAsia"/>
        </w:rPr>
        <w:t>双谐振</w:t>
      </w:r>
      <w:r>
        <w:rPr>
          <w:rFonts w:hint="eastAsia"/>
          <w:lang w:val="en-US" w:eastAsia="zh-CN"/>
        </w:rPr>
        <w:t>时</w:t>
      </w:r>
      <w:r>
        <w:rPr>
          <w:rFonts w:hint="eastAsia"/>
        </w:rPr>
        <w:t>，</w:t>
      </w:r>
      <w:r>
        <w:rPr>
          <w:rFonts w:hint="eastAsia"/>
          <w:lang w:val="en-US" w:eastAsia="zh-CN"/>
        </w:rPr>
        <w:t>因为双谐振与单谐振规律类似，实验中只要求测一组数据，测量出电压增益即可。</w:t>
      </w:r>
      <w:r>
        <w:rPr>
          <w:rFonts w:hint="eastAsia"/>
        </w:rPr>
        <w:t>信号频率为 465kHz 时，输入电压 Vi</w:t>
      </w:r>
      <w:r>
        <w:rPr>
          <w:rFonts w:hint="eastAsia"/>
          <w:lang w:val="en-US" w:eastAsia="zh-CN"/>
        </w:rPr>
        <w:t>峰峰值150mV</w:t>
      </w:r>
      <w:r>
        <w:rPr>
          <w:rFonts w:hint="eastAsia"/>
        </w:rPr>
        <w:t>，</w:t>
      </w:r>
      <w:r>
        <w:rPr>
          <w:rFonts w:hint="eastAsia"/>
          <w:lang w:val="en-US" w:eastAsia="zh-CN"/>
        </w:rPr>
        <w:t>在TP7处</w:t>
      </w:r>
      <w:r>
        <w:rPr>
          <w:rFonts w:hint="eastAsia"/>
        </w:rPr>
        <w:t>测量输出电压Vo</w:t>
      </w:r>
      <w:r>
        <w:rPr>
          <w:rFonts w:hint="eastAsia"/>
          <w:lang w:val="en-US" w:eastAsia="zh-CN"/>
        </w:rPr>
        <w:t>为1.96V</w:t>
      </w:r>
      <w:r>
        <w:rPr>
          <w:rFonts w:hint="eastAsia"/>
        </w:rPr>
        <w:t>，计算电压增益</w:t>
      </w:r>
      <w:r>
        <w:t>A</w:t>
      </w:r>
      <w:r>
        <w:rPr>
          <w:rFonts w:hint="eastAsia"/>
        </w:rPr>
        <w:t>v得</w:t>
      </w:r>
      <w:r>
        <w:rPr>
          <w:rFonts w:hint="eastAsia"/>
          <w:lang w:val="en-US" w:eastAsia="zh-CN"/>
        </w:rPr>
        <w:t>13.067。</w:t>
      </w:r>
    </w:p>
    <w:p w14:paraId="08B5CE02">
      <w:pPr>
        <w:pStyle w:val="6"/>
      </w:pPr>
      <w:r>
        <w:rPr>
          <w:rFonts w:hint="eastAsia"/>
          <w:lang w:val="en-US" w:eastAsia="zh-CN"/>
        </w:rPr>
        <w:t>2</w:t>
      </w:r>
      <w:r>
        <w:rPr>
          <w:rFonts w:hint="eastAsia"/>
        </w:rPr>
        <w:t>、测量</w:t>
      </w:r>
      <w:r>
        <w:rPr>
          <w:rFonts w:hint="eastAsia"/>
          <w:lang w:val="en-US" w:eastAsia="zh-CN"/>
        </w:rPr>
        <w:t>通频带特性</w:t>
      </w:r>
      <w:r>
        <w:rPr>
          <w:rFonts w:hint="eastAsia"/>
        </w:rPr>
        <w:t>：</w:t>
      </w:r>
    </w:p>
    <w:tbl>
      <w:tblPr>
        <w:tblStyle w:val="13"/>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52"/>
        <w:gridCol w:w="815"/>
        <w:gridCol w:w="815"/>
        <w:gridCol w:w="816"/>
        <w:gridCol w:w="888"/>
        <w:gridCol w:w="816"/>
        <w:gridCol w:w="888"/>
        <w:gridCol w:w="816"/>
        <w:gridCol w:w="888"/>
      </w:tblGrid>
      <w:tr w14:paraId="02028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91"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1CBE097A">
            <w:pPr>
              <w:pStyle w:val="6"/>
              <w:snapToGrid w:val="0"/>
              <w:jc w:val="center"/>
              <w:rPr>
                <w:rFonts w:hint="eastAsia"/>
                <w:bCs/>
              </w:rPr>
            </w:pPr>
            <w:r>
              <w:rPr>
                <w:rFonts w:hint="eastAsia"/>
                <w:bCs/>
              </w:rPr>
              <w:t>输入信号Vi(p-p)</w:t>
            </w:r>
          </w:p>
        </w:tc>
        <w:tc>
          <w:tcPr>
            <w:tcW w:w="3908" w:type="pct"/>
            <w:gridSpan w:val="8"/>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75A3E302">
            <w:pPr>
              <w:pStyle w:val="6"/>
              <w:snapToGrid w:val="0"/>
              <w:jc w:val="center"/>
              <w:rPr>
                <w:rFonts w:hint="eastAsia"/>
                <w:bCs/>
              </w:rPr>
            </w:pPr>
            <w:r>
              <w:rPr>
                <w:rFonts w:hint="eastAsia"/>
                <w:bCs/>
                <w:lang w:val="en-US" w:eastAsia="zh-CN"/>
              </w:rPr>
              <w:t>150</w:t>
            </w:r>
            <w:r>
              <w:rPr>
                <w:rFonts w:hint="eastAsia"/>
                <w:bCs/>
              </w:rPr>
              <w:t>mV</w:t>
            </w:r>
          </w:p>
        </w:tc>
      </w:tr>
      <w:tr w14:paraId="63B57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091"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73C23C63">
            <w:pPr>
              <w:pStyle w:val="6"/>
              <w:snapToGrid w:val="0"/>
              <w:jc w:val="center"/>
              <w:rPr>
                <w:rFonts w:hint="eastAsia"/>
                <w:bCs/>
              </w:rPr>
            </w:pPr>
            <w:r>
              <w:rPr>
                <w:rFonts w:hint="eastAsia"/>
                <w:bCs/>
              </w:rPr>
              <w:t>输入信号fi（</w:t>
            </w:r>
            <w:r>
              <w:rPr>
                <w:rFonts w:hint="eastAsia"/>
                <w:bCs/>
                <w:lang w:val="en-US" w:eastAsia="zh-CN"/>
              </w:rPr>
              <w:t>K</w:t>
            </w:r>
            <w:r>
              <w:rPr>
                <w:rFonts w:hint="eastAsia"/>
                <w:bCs/>
              </w:rPr>
              <w:t>Hz）</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545B53B3">
            <w:pPr>
              <w:pStyle w:val="6"/>
              <w:snapToGrid w:val="0"/>
              <w:jc w:val="center"/>
              <w:rPr>
                <w:rFonts w:hint="default" w:eastAsia="宋体"/>
                <w:bCs/>
                <w:lang w:val="en-US" w:eastAsia="zh-CN"/>
              </w:rPr>
            </w:pPr>
            <w:r>
              <w:rPr>
                <w:rFonts w:hint="eastAsia"/>
                <w:bCs/>
                <w:lang w:val="en-US" w:eastAsia="zh-CN"/>
              </w:rPr>
              <w:t>435</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08E4846A">
            <w:pPr>
              <w:pStyle w:val="6"/>
              <w:snapToGrid w:val="0"/>
              <w:jc w:val="center"/>
              <w:rPr>
                <w:rFonts w:hint="default" w:eastAsia="宋体"/>
                <w:bCs/>
                <w:lang w:val="en-US" w:eastAsia="zh-CN"/>
              </w:rPr>
            </w:pPr>
            <w:r>
              <w:rPr>
                <w:rFonts w:hint="eastAsia"/>
                <w:bCs/>
                <w:lang w:val="en-US" w:eastAsia="zh-CN"/>
              </w:rPr>
              <w:t>445</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51E0185B">
            <w:pPr>
              <w:pStyle w:val="6"/>
              <w:snapToGrid w:val="0"/>
              <w:jc w:val="center"/>
              <w:rPr>
                <w:rFonts w:hint="default" w:eastAsia="宋体"/>
                <w:bCs/>
                <w:lang w:val="en-US" w:eastAsia="zh-CN"/>
              </w:rPr>
            </w:pPr>
            <w:r>
              <w:rPr>
                <w:rFonts w:hint="eastAsia"/>
                <w:bCs/>
                <w:lang w:val="en-US" w:eastAsia="zh-CN"/>
              </w:rPr>
              <w:t>455</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3E7A1AB9">
            <w:pPr>
              <w:pStyle w:val="6"/>
              <w:snapToGrid w:val="0"/>
              <w:jc w:val="center"/>
              <w:rPr>
                <w:rFonts w:hint="default" w:eastAsia="宋体"/>
                <w:bCs/>
                <w:lang w:val="en-US" w:eastAsia="zh-CN"/>
              </w:rPr>
            </w:pPr>
            <w:r>
              <w:rPr>
                <w:rFonts w:hint="eastAsia"/>
                <w:bCs/>
                <w:lang w:val="en-US" w:eastAsia="zh-CN"/>
              </w:rPr>
              <w:t>465</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02537245">
            <w:pPr>
              <w:pStyle w:val="6"/>
              <w:snapToGrid w:val="0"/>
              <w:jc w:val="center"/>
              <w:rPr>
                <w:rFonts w:hint="default" w:eastAsia="宋体"/>
                <w:bCs/>
                <w:lang w:val="en-US" w:eastAsia="zh-CN"/>
              </w:rPr>
            </w:pPr>
            <w:r>
              <w:rPr>
                <w:rFonts w:hint="eastAsia"/>
                <w:bCs/>
                <w:lang w:val="en-US" w:eastAsia="zh-CN"/>
              </w:rPr>
              <w:t>475</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0307FB03">
            <w:pPr>
              <w:pStyle w:val="6"/>
              <w:snapToGrid w:val="0"/>
              <w:jc w:val="center"/>
              <w:rPr>
                <w:rFonts w:hint="default" w:eastAsia="宋体"/>
                <w:bCs/>
                <w:lang w:val="en-US" w:eastAsia="zh-CN"/>
              </w:rPr>
            </w:pPr>
            <w:r>
              <w:rPr>
                <w:rFonts w:hint="eastAsia"/>
                <w:bCs/>
                <w:lang w:val="en-US" w:eastAsia="zh-CN"/>
              </w:rPr>
              <w:t>485</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17665A42">
            <w:pPr>
              <w:pStyle w:val="6"/>
              <w:snapToGrid w:val="0"/>
              <w:jc w:val="center"/>
              <w:rPr>
                <w:rFonts w:hint="default" w:eastAsia="宋体"/>
                <w:bCs/>
                <w:lang w:val="en-US" w:eastAsia="zh-CN"/>
              </w:rPr>
            </w:pPr>
            <w:r>
              <w:rPr>
                <w:rFonts w:hint="eastAsia"/>
                <w:bCs/>
                <w:lang w:val="en-US" w:eastAsia="zh-CN"/>
              </w:rPr>
              <w:t>495</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50A60519">
            <w:pPr>
              <w:pStyle w:val="6"/>
              <w:snapToGrid w:val="0"/>
              <w:jc w:val="center"/>
              <w:rPr>
                <w:rFonts w:hint="default" w:eastAsia="宋体"/>
                <w:bCs/>
                <w:lang w:val="en-US" w:eastAsia="zh-CN"/>
              </w:rPr>
            </w:pPr>
            <w:r>
              <w:rPr>
                <w:rFonts w:hint="eastAsia"/>
                <w:bCs/>
                <w:lang w:val="en-US" w:eastAsia="zh-CN"/>
              </w:rPr>
              <w:t>505</w:t>
            </w:r>
          </w:p>
        </w:tc>
      </w:tr>
      <w:tr w14:paraId="5121E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091"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6F0CBED0">
            <w:pPr>
              <w:pStyle w:val="6"/>
              <w:snapToGrid w:val="0"/>
              <w:jc w:val="center"/>
              <w:rPr>
                <w:rFonts w:hint="default" w:eastAsia="宋体"/>
                <w:bCs/>
                <w:lang w:val="en-US" w:eastAsia="zh-CN"/>
              </w:rPr>
            </w:pPr>
            <w:r>
              <w:rPr>
                <w:rFonts w:hint="eastAsia"/>
                <w:bCs/>
              </w:rPr>
              <w:t>输出信号Vo(p-p) </w:t>
            </w:r>
            <w:r>
              <w:rPr>
                <w:rFonts w:hint="eastAsia"/>
                <w:bCs/>
                <w:lang w:eastAsia="zh-CN"/>
              </w:rPr>
              <w:t>（</w:t>
            </w:r>
            <w:r>
              <w:rPr>
                <w:rFonts w:hint="eastAsia"/>
                <w:bCs/>
                <w:lang w:val="en-US" w:eastAsia="zh-CN"/>
              </w:rPr>
              <w:t>V）</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361B862E">
            <w:pPr>
              <w:pStyle w:val="6"/>
              <w:snapToGrid w:val="0"/>
              <w:jc w:val="center"/>
              <w:rPr>
                <w:rFonts w:hint="default" w:eastAsia="宋体"/>
                <w:bCs/>
                <w:lang w:val="en-US" w:eastAsia="zh-CN"/>
              </w:rPr>
            </w:pPr>
            <w:r>
              <w:rPr>
                <w:rFonts w:hint="eastAsia"/>
                <w:bCs/>
              </w:rPr>
              <w:t> </w:t>
            </w:r>
            <w:r>
              <w:rPr>
                <w:rFonts w:hint="eastAsia"/>
                <w:bCs/>
                <w:lang w:val="en-US" w:eastAsia="zh-CN"/>
              </w:rPr>
              <w:t>0.64</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44F7A2F6">
            <w:pPr>
              <w:pStyle w:val="6"/>
              <w:snapToGrid w:val="0"/>
              <w:jc w:val="center"/>
              <w:rPr>
                <w:rFonts w:hint="default" w:eastAsia="宋体"/>
                <w:bCs/>
                <w:lang w:val="en-US" w:eastAsia="zh-CN"/>
              </w:rPr>
            </w:pPr>
            <w:r>
              <w:rPr>
                <w:rFonts w:hint="eastAsia"/>
                <w:bCs/>
              </w:rPr>
              <w:t> </w:t>
            </w:r>
            <w:r>
              <w:rPr>
                <w:rFonts w:hint="eastAsia"/>
                <w:bCs/>
                <w:lang w:val="en-US" w:eastAsia="zh-CN"/>
              </w:rPr>
              <w:t>0.71</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0A9A33E9">
            <w:pPr>
              <w:pStyle w:val="6"/>
              <w:snapToGrid w:val="0"/>
              <w:jc w:val="center"/>
              <w:rPr>
                <w:rFonts w:hint="default" w:eastAsia="宋体"/>
                <w:bCs/>
                <w:lang w:val="en-US" w:eastAsia="zh-CN"/>
              </w:rPr>
            </w:pPr>
            <w:r>
              <w:rPr>
                <w:rFonts w:hint="eastAsia"/>
                <w:bCs/>
              </w:rPr>
              <w:t> </w:t>
            </w:r>
            <w:r>
              <w:rPr>
                <w:rFonts w:hint="eastAsia"/>
                <w:bCs/>
                <w:lang w:val="en-US" w:eastAsia="zh-CN"/>
              </w:rPr>
              <w:t>0.86</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17C4FCA3">
            <w:pPr>
              <w:pStyle w:val="6"/>
              <w:snapToGrid w:val="0"/>
              <w:jc w:val="center"/>
              <w:rPr>
                <w:rFonts w:hint="default" w:eastAsia="宋体"/>
                <w:bCs/>
                <w:lang w:val="en-US" w:eastAsia="zh-CN"/>
              </w:rPr>
            </w:pPr>
            <w:r>
              <w:rPr>
                <w:rFonts w:hint="eastAsia"/>
                <w:bCs/>
              </w:rPr>
              <w:t> </w:t>
            </w:r>
            <w:r>
              <w:rPr>
                <w:rFonts w:hint="eastAsia"/>
                <w:bCs/>
                <w:lang w:val="en-US" w:eastAsia="zh-CN"/>
              </w:rPr>
              <w:t>1.96</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601CAFC9">
            <w:pPr>
              <w:pStyle w:val="6"/>
              <w:snapToGrid w:val="0"/>
              <w:jc w:val="center"/>
              <w:rPr>
                <w:rFonts w:hint="default" w:eastAsia="宋体"/>
                <w:bCs/>
                <w:lang w:val="en-US" w:eastAsia="zh-CN"/>
              </w:rPr>
            </w:pPr>
            <w:r>
              <w:rPr>
                <w:rFonts w:hint="eastAsia"/>
                <w:bCs/>
                <w:lang w:val="en-US" w:eastAsia="zh-CN"/>
              </w:rPr>
              <w:t>1.38</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44A79D89">
            <w:pPr>
              <w:pStyle w:val="6"/>
              <w:snapToGrid w:val="0"/>
              <w:jc w:val="center"/>
              <w:rPr>
                <w:rFonts w:hint="default" w:eastAsia="宋体"/>
                <w:bCs/>
                <w:lang w:val="en-US" w:eastAsia="zh-CN"/>
              </w:rPr>
            </w:pPr>
            <w:r>
              <w:rPr>
                <w:rFonts w:hint="eastAsia"/>
                <w:bCs/>
              </w:rPr>
              <w:t> </w:t>
            </w:r>
            <w:r>
              <w:rPr>
                <w:rFonts w:hint="eastAsia"/>
                <w:bCs/>
                <w:lang w:val="en-US" w:eastAsia="zh-CN"/>
              </w:rPr>
              <w:t>0.756</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4A8FDC45">
            <w:pPr>
              <w:pStyle w:val="6"/>
              <w:snapToGrid w:val="0"/>
              <w:jc w:val="center"/>
              <w:rPr>
                <w:rFonts w:hint="default"/>
                <w:bCs/>
                <w:lang w:val="en-US"/>
              </w:rPr>
            </w:pPr>
            <w:r>
              <w:rPr>
                <w:rFonts w:hint="eastAsia"/>
                <w:bCs/>
                <w:lang w:val="en-US" w:eastAsia="zh-CN"/>
              </w:rPr>
              <w:t>0.45</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72BB7C61">
            <w:pPr>
              <w:pStyle w:val="6"/>
              <w:snapToGrid w:val="0"/>
              <w:jc w:val="center"/>
              <w:rPr>
                <w:rFonts w:hint="default" w:eastAsia="宋体"/>
                <w:bCs/>
                <w:lang w:val="en-US" w:eastAsia="zh-CN"/>
              </w:rPr>
            </w:pPr>
            <w:r>
              <w:rPr>
                <w:rFonts w:hint="eastAsia"/>
                <w:bCs/>
              </w:rPr>
              <w:t> </w:t>
            </w:r>
            <w:r>
              <w:rPr>
                <w:rFonts w:hint="eastAsia"/>
                <w:bCs/>
                <w:lang w:val="en-US" w:eastAsia="zh-CN"/>
              </w:rPr>
              <w:t>0.304</w:t>
            </w:r>
          </w:p>
        </w:tc>
      </w:tr>
      <w:tr w14:paraId="00625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091"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6CE4D12A">
            <w:pPr>
              <w:pStyle w:val="6"/>
              <w:snapToGrid w:val="0"/>
              <w:jc w:val="center"/>
              <w:rPr>
                <w:rFonts w:hint="eastAsia"/>
                <w:bCs/>
              </w:rPr>
            </w:pPr>
            <w:r>
              <w:rPr>
                <w:rFonts w:hint="eastAsia"/>
                <w:bCs/>
              </w:rPr>
              <w:t>增益AV</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602354A0">
            <w:pPr>
              <w:pStyle w:val="6"/>
              <w:snapToGrid w:val="0"/>
              <w:jc w:val="center"/>
              <w:rPr>
                <w:rFonts w:hint="default" w:eastAsia="宋体"/>
                <w:bCs/>
                <w:lang w:val="en-US" w:eastAsia="zh-CN"/>
              </w:rPr>
            </w:pPr>
            <w:r>
              <w:rPr>
                <w:rFonts w:hint="eastAsia"/>
                <w:bCs/>
              </w:rPr>
              <w:t> </w:t>
            </w:r>
            <w:r>
              <w:rPr>
                <w:rFonts w:hint="eastAsia"/>
                <w:bCs/>
                <w:lang w:val="en-US" w:eastAsia="zh-CN"/>
              </w:rPr>
              <w:t>4.27</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50170733">
            <w:pPr>
              <w:pStyle w:val="6"/>
              <w:snapToGrid w:val="0"/>
              <w:jc w:val="center"/>
              <w:rPr>
                <w:rFonts w:hint="default" w:eastAsia="宋体"/>
                <w:bCs/>
                <w:lang w:val="en-US" w:eastAsia="zh-CN"/>
              </w:rPr>
            </w:pPr>
            <w:r>
              <w:rPr>
                <w:rFonts w:hint="eastAsia"/>
                <w:bCs/>
                <w:lang w:val="en-US" w:eastAsia="zh-CN"/>
              </w:rPr>
              <w:t>4.73</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1EF49E10">
            <w:pPr>
              <w:pStyle w:val="6"/>
              <w:snapToGrid w:val="0"/>
              <w:jc w:val="center"/>
              <w:rPr>
                <w:rFonts w:hint="default" w:eastAsia="宋体"/>
                <w:bCs/>
                <w:lang w:val="en-US" w:eastAsia="zh-CN"/>
              </w:rPr>
            </w:pPr>
            <w:r>
              <w:rPr>
                <w:rFonts w:hint="eastAsia"/>
                <w:bCs/>
              </w:rPr>
              <w:t> </w:t>
            </w:r>
            <w:r>
              <w:rPr>
                <w:rFonts w:hint="eastAsia"/>
                <w:bCs/>
                <w:lang w:val="en-US" w:eastAsia="zh-CN"/>
              </w:rPr>
              <w:t>5.73</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604D069A">
            <w:pPr>
              <w:pStyle w:val="6"/>
              <w:snapToGrid w:val="0"/>
              <w:jc w:val="center"/>
              <w:rPr>
                <w:rFonts w:hint="eastAsia"/>
                <w:bCs/>
              </w:rPr>
            </w:pPr>
            <w:r>
              <w:rPr>
                <w:rFonts w:hint="eastAsia"/>
                <w:bCs/>
                <w:lang w:val="en-US" w:eastAsia="zh-CN"/>
              </w:rPr>
              <w:t>13.07</w:t>
            </w:r>
            <w:r>
              <w:rPr>
                <w:rFonts w:hint="eastAsia"/>
                <w:bCs/>
              </w:rPr>
              <w:t> </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769F6368">
            <w:pPr>
              <w:pStyle w:val="6"/>
              <w:snapToGrid w:val="0"/>
              <w:jc w:val="center"/>
              <w:rPr>
                <w:rFonts w:hint="default" w:eastAsia="宋体"/>
                <w:bCs/>
                <w:lang w:val="en-US" w:eastAsia="zh-CN"/>
              </w:rPr>
            </w:pPr>
            <w:r>
              <w:rPr>
                <w:rFonts w:hint="eastAsia"/>
                <w:bCs/>
              </w:rPr>
              <w:t> </w:t>
            </w:r>
            <w:r>
              <w:rPr>
                <w:rFonts w:hint="eastAsia"/>
                <w:bCs/>
                <w:lang w:val="en-US" w:eastAsia="zh-CN"/>
              </w:rPr>
              <w:t>9.20</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15DADF73">
            <w:pPr>
              <w:pStyle w:val="6"/>
              <w:snapToGrid w:val="0"/>
              <w:jc w:val="center"/>
              <w:rPr>
                <w:rFonts w:hint="default"/>
                <w:bCs/>
                <w:lang w:val="en-US"/>
              </w:rPr>
            </w:pPr>
            <w:r>
              <w:rPr>
                <w:rFonts w:hint="eastAsia"/>
                <w:bCs/>
                <w:lang w:val="en-US" w:eastAsia="zh-CN"/>
              </w:rPr>
              <w:t>5.04</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2C0EC07A">
            <w:pPr>
              <w:pStyle w:val="6"/>
              <w:snapToGrid w:val="0"/>
              <w:jc w:val="center"/>
              <w:rPr>
                <w:rFonts w:hint="eastAsia"/>
                <w:bCs/>
              </w:rPr>
            </w:pPr>
            <w:r>
              <w:rPr>
                <w:rFonts w:hint="eastAsia"/>
                <w:bCs/>
                <w:lang w:val="en-US" w:eastAsia="zh-CN"/>
              </w:rPr>
              <w:t>3</w:t>
            </w:r>
            <w:r>
              <w:rPr>
                <w:rFonts w:hint="eastAsia"/>
                <w:bCs/>
              </w:rPr>
              <w:t> </w:t>
            </w:r>
          </w:p>
        </w:tc>
        <w:tc>
          <w:tcPr>
            <w:tcW w:w="488" w:type="pct"/>
            <w:tcBorders>
              <w:top w:val="single" w:color="080000" w:sz="4" w:space="0"/>
              <w:left w:val="single" w:color="080000" w:sz="4" w:space="0"/>
              <w:bottom w:val="single" w:color="080000" w:sz="4" w:space="0"/>
              <w:right w:val="single" w:color="080000" w:sz="4" w:space="0"/>
            </w:tcBorders>
            <w:shd w:val="clear" w:color="auto" w:fill="auto"/>
            <w:tcMar>
              <w:top w:w="72" w:type="dxa"/>
              <w:left w:w="144" w:type="dxa"/>
              <w:bottom w:w="72" w:type="dxa"/>
              <w:right w:w="144" w:type="dxa"/>
            </w:tcMar>
            <w:vAlign w:val="top"/>
          </w:tcPr>
          <w:p w14:paraId="28B7D372">
            <w:pPr>
              <w:pStyle w:val="6"/>
              <w:snapToGrid w:val="0"/>
              <w:jc w:val="center"/>
              <w:rPr>
                <w:rFonts w:hint="default" w:eastAsia="宋体"/>
                <w:bCs/>
                <w:lang w:val="en-US" w:eastAsia="zh-CN"/>
              </w:rPr>
            </w:pPr>
            <w:r>
              <w:rPr>
                <w:rFonts w:hint="eastAsia"/>
                <w:bCs/>
                <w:lang w:val="en-US" w:eastAsia="zh-CN"/>
              </w:rPr>
              <w:t>2.03</w:t>
            </w:r>
          </w:p>
        </w:tc>
      </w:tr>
    </w:tbl>
    <w:p w14:paraId="7B46B227">
      <w:pPr>
        <w:pStyle w:val="18"/>
      </w:pPr>
      <w:r>
        <w:rPr>
          <w:rFonts w:hint="eastAsia"/>
        </w:rPr>
        <w:t>表</w:t>
      </w:r>
      <w:r>
        <w:t>1-</w:t>
      </w:r>
      <w:r>
        <w:rPr>
          <w:rFonts w:hint="eastAsia"/>
          <w:lang w:val="en-US" w:eastAsia="zh-CN"/>
        </w:rPr>
        <w:t>3</w:t>
      </w:r>
      <w:r>
        <w:t xml:space="preserve"> </w:t>
      </w:r>
      <w:r>
        <w:rPr>
          <w:rFonts w:hint="eastAsia"/>
          <w:lang w:val="en-US" w:eastAsia="zh-CN"/>
        </w:rPr>
        <w:t>双</w:t>
      </w:r>
      <w:r>
        <w:rPr>
          <w:rFonts w:hint="eastAsia"/>
        </w:rPr>
        <w:t>调谐</w:t>
      </w:r>
      <w:r>
        <w:rPr>
          <w:rFonts w:hint="eastAsia"/>
          <w:lang w:val="en-US" w:eastAsia="zh-CN"/>
        </w:rPr>
        <w:t>通频带特性</w:t>
      </w:r>
      <w:r>
        <w:rPr>
          <w:rFonts w:hint="eastAsia"/>
        </w:rPr>
        <w:t>测量数据表</w:t>
      </w:r>
    </w:p>
    <w:p w14:paraId="2180F4BA">
      <w:pPr>
        <w:pStyle w:val="18"/>
        <w:ind w:firstLine="420" w:firstLineChars="0"/>
        <w:jc w:val="both"/>
        <w:rPr>
          <w:rFonts w:hint="eastAsia" w:hAnsi="Cambria Math" w:cs="Times New Roman"/>
          <w:i w:val="0"/>
          <w:kern w:val="2"/>
          <w:sz w:val="24"/>
          <w:szCs w:val="24"/>
          <w:lang w:val="en-US" w:eastAsia="zh-CN" w:bidi="ar-SA"/>
        </w:rPr>
      </w:pPr>
      <w:r>
        <w:rPr>
          <w:rFonts w:hint="eastAsia" w:cs="Times New Roman"/>
          <w:kern w:val="2"/>
          <w:sz w:val="24"/>
          <w:szCs w:val="24"/>
          <w:lang w:val="en-US" w:eastAsia="zh-CN" w:bidi="ar-SA"/>
        </w:rPr>
        <w:t>由表可知</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V</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om</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=1.96V，</w:t>
      </w:r>
      <w:r>
        <w:rPr>
          <w:rFonts w:hint="eastAsia" w:cs="Times New Roman"/>
          <w:kern w:val="2"/>
          <w:sz w:val="24"/>
          <w:szCs w:val="24"/>
          <w:lang w:val="en-US" w:eastAsia="zh-CN" w:bidi="ar-SA"/>
        </w:rPr>
        <w:t>则</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V</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0.7</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=0.7</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V</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om</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=1.386V，测量此时的频率即为截止频率，测得</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c</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为462KHz与474.9KHz，所以计算得</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BW</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0.7</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=12.9KHz。</w:t>
      </w:r>
    </w:p>
    <w:p w14:paraId="280275A4">
      <w:pPr>
        <w:pStyle w:val="18"/>
        <w:ind w:firstLine="420" w:firstLineChars="0"/>
        <w:jc w:val="both"/>
        <w:rPr>
          <w:rFonts w:hint="eastAsia" w:hAnsi="Cambria Math" w:cs="Times New Roman"/>
          <w:i w:val="0"/>
          <w:kern w:val="2"/>
          <w:sz w:val="24"/>
          <w:szCs w:val="24"/>
          <w:lang w:val="en-US" w:eastAsia="zh-CN" w:bidi="ar-SA"/>
        </w:rPr>
      </w:pPr>
    </w:p>
    <w:p w14:paraId="24853BFA">
      <w:pPr>
        <w:pStyle w:val="18"/>
        <w:ind w:firstLine="420" w:firstLineChars="0"/>
        <w:jc w:val="both"/>
        <w:rPr>
          <w:rFonts w:hint="eastAsia" w:hAnsi="Cambria Math" w:cs="Times New Roman"/>
          <w:i w:val="0"/>
          <w:kern w:val="2"/>
          <w:sz w:val="24"/>
          <w:szCs w:val="24"/>
          <w:lang w:val="en-US" w:eastAsia="zh-CN" w:bidi="ar-SA"/>
        </w:rPr>
      </w:pPr>
      <w:r>
        <w:rPr>
          <w:rFonts w:hint="eastAsia" w:hAnsi="Cambria Math" w:cs="Times New Roman"/>
          <w:i w:val="0"/>
          <w:kern w:val="2"/>
          <w:sz w:val="24"/>
          <w:szCs w:val="24"/>
          <w:lang w:val="en-US" w:eastAsia="zh-CN" w:bidi="ar-SA"/>
        </w:rPr>
        <w:t>总结以上的数据，分别画出单谐振和双谐振通频带特性曲线如下所示：</w:t>
      </w:r>
    </w:p>
    <w:p w14:paraId="3B0E3F4A">
      <w:pPr>
        <w:pStyle w:val="18"/>
        <w:jc w:val="center"/>
      </w:pPr>
      <w:r>
        <w:drawing>
          <wp:inline distT="0" distB="0" distL="114300" distR="114300">
            <wp:extent cx="4893945" cy="4319905"/>
            <wp:effectExtent l="0" t="0" r="8255" b="10795"/>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12"/>
                    <a:stretch>
                      <a:fillRect/>
                    </a:stretch>
                  </pic:blipFill>
                  <pic:spPr>
                    <a:xfrm>
                      <a:off x="0" y="0"/>
                      <a:ext cx="4893945" cy="4319905"/>
                    </a:xfrm>
                    <a:prstGeom prst="rect">
                      <a:avLst/>
                    </a:prstGeom>
                    <a:noFill/>
                    <a:ln>
                      <a:noFill/>
                    </a:ln>
                  </pic:spPr>
                </pic:pic>
              </a:graphicData>
            </a:graphic>
          </wp:inline>
        </w:drawing>
      </w:r>
    </w:p>
    <w:p w14:paraId="3D138AAF">
      <w:pPr>
        <w:pStyle w:val="18"/>
        <w:ind w:firstLine="420" w:firstLineChars="0"/>
        <w:jc w:val="both"/>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图上点的平滑连接处理是凭借matlab插值得到的，表示主要趋势，不表示真实值。由图</w:t>
      </w:r>
      <w:r>
        <w:rPr>
          <w:rFonts w:hint="eastAsia" w:ascii="Times New Roman" w:hAnsi="Times New Roman" w:eastAsia="宋体" w:cs="Times New Roman"/>
          <w:kern w:val="2"/>
          <w:sz w:val="24"/>
          <w:szCs w:val="24"/>
          <w:lang w:val="en-US" w:eastAsia="zh-CN" w:bidi="ar-SA"/>
        </w:rPr>
        <w:t>可见，</w:t>
      </w:r>
      <w:r>
        <w:rPr>
          <w:rFonts w:hint="eastAsia" w:cs="Times New Roman"/>
          <w:kern w:val="2"/>
          <w:sz w:val="24"/>
          <w:szCs w:val="24"/>
          <w:lang w:val="en-US" w:eastAsia="zh-CN" w:bidi="ar-SA"/>
        </w:rPr>
        <w:t>双谐振的选择性远好于单谐振。</w:t>
      </w:r>
    </w:p>
    <w:p w14:paraId="618A86FD">
      <w:pPr>
        <w:pStyle w:val="3"/>
        <w:rPr>
          <w:rFonts w:hint="default"/>
          <w:lang w:val="en-US" w:eastAsia="zh-CN"/>
        </w:rPr>
      </w:pPr>
      <w:bookmarkStart w:id="12" w:name="_Toc153277352"/>
      <w:r>
        <w:rPr>
          <w:rFonts w:hint="eastAsia"/>
        </w:rPr>
        <w:t>七、</w:t>
      </w:r>
      <w:r>
        <w:rPr>
          <w:rFonts w:hint="eastAsia"/>
          <w:lang w:val="en-US" w:eastAsia="zh-CN"/>
        </w:rPr>
        <w:t>实验</w:t>
      </w:r>
      <w:r>
        <w:rPr>
          <w:rFonts w:hint="eastAsia"/>
        </w:rPr>
        <w:t>思考</w:t>
      </w:r>
      <w:bookmarkEnd w:id="12"/>
    </w:p>
    <w:p w14:paraId="1BF53737">
      <w:pPr>
        <w:rPr>
          <w:rFonts w:hint="eastAsia"/>
          <w:b/>
          <w:bCs/>
        </w:rPr>
      </w:pPr>
      <w:r>
        <w:rPr>
          <w:rFonts w:hint="eastAsia"/>
          <w:b/>
          <w:bCs/>
        </w:rPr>
        <w:t>1、当放大器输入幅度增大到一定程度时，输出波形会不会发生变化？为什么？</w:t>
      </w:r>
    </w:p>
    <w:p w14:paraId="56713A1B">
      <w:pPr>
        <w:ind w:firstLine="420" w:firstLineChars="0"/>
        <w:rPr>
          <w:rFonts w:hint="default"/>
          <w:b w:val="0"/>
          <w:bCs w:val="0"/>
          <w:lang w:val="en-US" w:eastAsia="zh-CN"/>
        </w:rPr>
      </w:pPr>
      <w:r>
        <w:rPr>
          <w:rFonts w:hint="eastAsia"/>
          <w:b w:val="0"/>
          <w:bCs w:val="0"/>
          <w:lang w:val="en-US" w:eastAsia="zh-CN"/>
        </w:rPr>
        <w:t>答：会发生变化，也就是会出畸变和失真。这是因为晶体管是非线性器件，当放大器输入幅度增大到一定程度时，晶体管会进入非线性区，体现在放大倍数会下降，而波形也会出现非线性失真。</w:t>
      </w:r>
    </w:p>
    <w:p w14:paraId="2312A566">
      <w:pPr>
        <w:rPr>
          <w:rFonts w:hint="eastAsia"/>
          <w:b/>
          <w:bCs/>
        </w:rPr>
      </w:pPr>
      <w:r>
        <w:rPr>
          <w:rFonts w:hint="eastAsia"/>
          <w:b/>
          <w:bCs/>
        </w:rPr>
        <w:t>2、为什么说提高谐振电压增益</w:t>
      </w:r>
      <m:oMath>
        <m:sSub>
          <m:sSubPr>
            <m:ctrlPr>
              <w:rPr>
                <w:rFonts w:hint="eastAsia" w:ascii="Cambria Math" w:hAnsi="Cambria Math"/>
                <w:b/>
                <w:bCs/>
                <w:i w:val="0"/>
              </w:rPr>
            </m:ctrlPr>
          </m:sSubPr>
          <m:e>
            <m:r>
              <m:rPr>
                <m:sty m:val="b"/>
              </m:rPr>
              <w:rPr>
                <w:rFonts w:hint="default" w:ascii="Cambria Math" w:hAnsi="Cambria Math" w:cs="Times New Roman"/>
                <w:kern w:val="2"/>
                <w:sz w:val="24"/>
                <w:szCs w:val="24"/>
                <w:lang w:val="en-US" w:bidi="ar-SA"/>
              </w:rPr>
              <m:t>A</m:t>
            </m:r>
            <m:ctrlPr>
              <w:rPr>
                <w:rFonts w:hint="eastAsia" w:ascii="Cambria Math" w:hAnsi="Cambria Math"/>
                <w:b/>
                <w:bCs/>
                <w:i w:val="0"/>
              </w:rPr>
            </m:ctrlPr>
          </m:e>
          <m:sub>
            <m:r>
              <m:rPr>
                <m:sty m:val="b"/>
              </m:rPr>
              <w:rPr>
                <w:rFonts w:hint="default" w:ascii="Cambria Math" w:hAnsi="Cambria Math"/>
                <w:lang w:val="en-US" w:eastAsia="zh-CN"/>
              </w:rPr>
              <m:t>v</m:t>
            </m:r>
            <m:ctrlPr>
              <w:rPr>
                <w:rFonts w:hint="eastAsia" w:ascii="Cambria Math" w:hAnsi="Cambria Math"/>
                <w:b/>
                <w:bCs/>
                <w:i w:val="0"/>
              </w:rPr>
            </m:ctrlPr>
          </m:sub>
        </m:sSub>
      </m:oMath>
      <w:r>
        <w:rPr>
          <w:rFonts w:hint="eastAsia"/>
          <w:b/>
          <w:bCs/>
        </w:rPr>
        <w:t>时，通频带BW会减小？可采取哪些方法提高电压增益</w:t>
      </w:r>
      <m:oMath>
        <m:sSub>
          <m:sSubPr>
            <m:ctrlPr>
              <w:rPr>
                <w:rFonts w:hint="eastAsia" w:ascii="Cambria Math" w:hAnsi="Cambria Math"/>
                <w:b/>
                <w:bCs/>
                <w:i w:val="0"/>
              </w:rPr>
            </m:ctrlPr>
          </m:sSubPr>
          <m:e>
            <m:r>
              <m:rPr>
                <m:sty m:val="b"/>
              </m:rPr>
              <w:rPr>
                <w:rFonts w:hint="default" w:ascii="Cambria Math" w:hAnsi="Cambria Math" w:cs="Times New Roman"/>
                <w:kern w:val="2"/>
                <w:sz w:val="24"/>
                <w:szCs w:val="24"/>
                <w:lang w:val="en-US" w:bidi="ar-SA"/>
              </w:rPr>
              <m:t>A</m:t>
            </m:r>
            <m:ctrlPr>
              <w:rPr>
                <w:rFonts w:hint="eastAsia" w:ascii="Cambria Math" w:hAnsi="Cambria Math"/>
                <w:b/>
                <w:bCs/>
                <w:i w:val="0"/>
              </w:rPr>
            </m:ctrlPr>
          </m:e>
          <m:sub>
            <m:r>
              <m:rPr>
                <m:sty m:val="b"/>
              </m:rPr>
              <w:rPr>
                <w:rFonts w:hint="default" w:ascii="Cambria Math" w:hAnsi="Cambria Math"/>
                <w:lang w:val="en-US" w:eastAsia="zh-CN"/>
              </w:rPr>
              <m:t>v</m:t>
            </m:r>
            <m:ctrlPr>
              <w:rPr>
                <w:rFonts w:hint="eastAsia" w:ascii="Cambria Math" w:hAnsi="Cambria Math"/>
                <w:b/>
                <w:bCs/>
                <w:i w:val="0"/>
              </w:rPr>
            </m:ctrlPr>
          </m:sub>
        </m:sSub>
      </m:oMath>
      <w:r>
        <w:rPr>
          <w:rFonts w:hint="eastAsia"/>
          <w:b/>
          <w:bCs/>
        </w:rPr>
        <w:t>？实验结果怎么样？</w:t>
      </w:r>
    </w:p>
    <w:p w14:paraId="667300B4">
      <w:pPr>
        <w:ind w:firstLine="420" w:firstLineChars="0"/>
        <w:rPr>
          <w:rFonts w:hint="eastAsia"/>
          <w:i w:val="0"/>
          <w:lang w:val="en-US" w:eastAsia="zh-CN"/>
        </w:rPr>
      </w:pPr>
      <w:r>
        <w:rPr>
          <w:rFonts w:hint="eastAsia"/>
          <w:b/>
          <w:bCs/>
          <w:lang w:val="en-US" w:eastAsia="zh-CN"/>
        </w:rPr>
        <w:t>答：</w:t>
      </w:r>
      <w:r>
        <w:rPr>
          <w:rFonts w:hint="eastAsia"/>
          <w:b w:val="0"/>
          <w:bCs w:val="0"/>
          <w:lang w:val="en-US" w:eastAsia="zh-CN"/>
        </w:rPr>
        <w:t>上面介绍原理时提到</w:t>
      </w:r>
      <m:oMath>
        <m:sSub>
          <m:sSubPr>
            <m:ctrlPr>
              <w:rPr>
                <w:rFonts w:hint="eastAsia" w:ascii="Cambria Math"/>
                <w:i w:val="0"/>
              </w:rPr>
            </m:ctrlPr>
          </m:sSubPr>
          <m:e>
            <m:r>
              <m:rPr>
                <m:sty m:val="p"/>
              </m:rPr>
              <w:rPr>
                <w:rFonts w:hint="eastAsia" w:ascii="Cambria Math" w:hAnsi="Cambria Math" w:cs="Times New Roman"/>
                <w:kern w:val="2"/>
                <w:sz w:val="24"/>
                <w:szCs w:val="24"/>
                <w:lang w:val="en-US" w:bidi="ar-SA"/>
              </w:rPr>
              <m:t>A</m:t>
            </m:r>
            <m:ctrlPr>
              <w:rPr>
                <w:rFonts w:hint="eastAsia" w:ascii="Cambria Math"/>
                <w:i w:val="0"/>
              </w:rPr>
            </m:ctrlPr>
          </m:e>
          <m:sub>
            <m:r>
              <m:rPr>
                <m:sty m:val="p"/>
              </m:rPr>
              <w:rPr>
                <w:rFonts w:hint="eastAsia" w:ascii="Cambria Math"/>
                <w:lang w:val="en-US" w:eastAsia="zh-CN"/>
              </w:rPr>
              <m:t>v</m:t>
            </m:r>
            <m:ctrlPr>
              <w:rPr>
                <w:rFonts w:hint="eastAsia" w:ascii="Cambria Math"/>
                <w:i w:val="0"/>
              </w:rPr>
            </m:ctrlPr>
          </m:sub>
        </m:sSub>
      </m:oMath>
      <w:r>
        <w:rPr>
          <w:rFonts w:hint="eastAsia"/>
          <w:i w:val="0"/>
          <w:lang w:val="en-US" w:eastAsia="zh-CN"/>
        </w:rPr>
        <w:t>与BW满足一定关系，公式如下：</w:t>
      </w:r>
    </w:p>
    <w:p w14:paraId="72578432">
      <w:pPr>
        <w:jc w:val="center"/>
        <w:rPr>
          <w:rFonts w:hint="eastAsia"/>
        </w:rPr>
      </w:pPr>
      <m:oMathPara>
        <m:oMath>
          <m:sSub>
            <m:sSubPr>
              <m:ctrlPr>
                <w:rPr>
                  <w:rFonts w:ascii="Cambria Math" w:hAnsi="Cambria Math" w:eastAsiaTheme="minorEastAsia"/>
                  <w:i/>
                  <w:sz w:val="24"/>
                </w:rPr>
              </m:ctrlPr>
            </m:sSubPr>
            <m:e>
              <m:r>
                <m:rPr/>
                <w:rPr>
                  <w:rFonts w:ascii="Cambria Math" w:hAnsi="Cambria Math" w:eastAsiaTheme="minorEastAsia"/>
                  <w:sz w:val="24"/>
                </w:rPr>
                <m:t>A</m:t>
              </m:r>
              <m:ctrlPr>
                <w:rPr>
                  <w:rFonts w:ascii="Cambria Math" w:hAnsi="Cambria Math" w:eastAsiaTheme="minorEastAsia"/>
                  <w:i/>
                  <w:sz w:val="24"/>
                </w:rPr>
              </m:ctrlPr>
            </m:e>
            <m:sub>
              <m:r>
                <m:rPr/>
                <w:rPr>
                  <w:rFonts w:ascii="Cambria Math" w:hAnsi="Cambria Math" w:eastAsiaTheme="minorEastAsia"/>
                  <w:sz w:val="24"/>
                </w:rPr>
                <m:t>VO</m:t>
              </m:r>
              <m:ctrlPr>
                <w:rPr>
                  <w:rFonts w:ascii="Cambria Math" w:hAnsi="Cambria Math" w:eastAsiaTheme="minorEastAsia"/>
                  <w:i/>
                  <w:sz w:val="24"/>
                </w:rPr>
              </m:ctrlPr>
            </m:sub>
          </m:sSub>
          <m:r>
            <m:rPr/>
            <w:rPr>
              <w:rFonts w:ascii="Cambria Math" w:hAnsi="Cambria Math" w:eastAsiaTheme="minorEastAsia"/>
              <w:sz w:val="24"/>
            </w:rPr>
            <m:t>∙BW=</m:t>
          </m:r>
          <m:f>
            <m:fPr>
              <m:ctrlPr>
                <w:rPr>
                  <w:rFonts w:ascii="Cambria Math" w:hAnsi="Cambria Math" w:eastAsiaTheme="minorEastAsia"/>
                  <w:i/>
                  <w:sz w:val="24"/>
                </w:rPr>
              </m:ctrlPr>
            </m:fPr>
            <m:num>
              <m:d>
                <m:dPr>
                  <m:begChr m:val="|"/>
                  <m:endChr m:val="|"/>
                  <m:ctrlPr>
                    <w:rPr>
                      <w:rFonts w:ascii="Cambria Math" w:hAnsi="Cambria Math" w:eastAsiaTheme="minorEastAsia"/>
                      <w:i/>
                      <w:sz w:val="24"/>
                    </w:rPr>
                  </m:ctrlPr>
                </m:dPr>
                <m:e>
                  <m:sSub>
                    <m:sSubPr>
                      <m:ctrlPr>
                        <w:rPr>
                          <w:rFonts w:ascii="Cambria Math" w:hAnsi="Cambria Math" w:eastAsiaTheme="minorEastAsia"/>
                          <w:i/>
                          <w:sz w:val="24"/>
                        </w:rPr>
                      </m:ctrlPr>
                    </m:sSubPr>
                    <m:e>
                      <m:r>
                        <m:rPr/>
                        <w:rPr>
                          <w:rFonts w:ascii="Cambria Math" w:hAnsi="Cambria Math" w:eastAsiaTheme="minorEastAsia"/>
                          <w:sz w:val="24"/>
                        </w:rPr>
                        <m:t>y</m:t>
                      </m:r>
                      <m:ctrlPr>
                        <w:rPr>
                          <w:rFonts w:ascii="Cambria Math" w:hAnsi="Cambria Math" w:eastAsiaTheme="minorEastAsia"/>
                          <w:i/>
                          <w:sz w:val="24"/>
                        </w:rPr>
                      </m:ctrlPr>
                    </m:e>
                    <m:sub>
                      <m:r>
                        <m:rPr/>
                        <w:rPr>
                          <w:rFonts w:ascii="Cambria Math" w:hAnsi="Cambria Math" w:eastAsiaTheme="minorEastAsia"/>
                          <w:sz w:val="24"/>
                        </w:rPr>
                        <m:t>fe</m:t>
                      </m:r>
                      <m:ctrlPr>
                        <w:rPr>
                          <w:rFonts w:ascii="Cambria Math" w:hAnsi="Cambria Math" w:eastAsiaTheme="minorEastAsia"/>
                          <w:i/>
                          <w:sz w:val="24"/>
                        </w:rPr>
                      </m:ctrlPr>
                    </m:sub>
                  </m:sSub>
                  <m:ctrlPr>
                    <w:rPr>
                      <w:rFonts w:ascii="Cambria Math" w:hAnsi="Cambria Math" w:eastAsiaTheme="minorEastAsia"/>
                      <w:i/>
                      <w:sz w:val="24"/>
                    </w:rPr>
                  </m:ctrlPr>
                </m:e>
              </m:d>
              <m:ctrlPr>
                <w:rPr>
                  <w:rFonts w:ascii="Cambria Math" w:hAnsi="Cambria Math" w:eastAsiaTheme="minorEastAsia"/>
                  <w:i/>
                  <w:sz w:val="24"/>
                </w:rPr>
              </m:ctrlPr>
            </m:num>
            <m:den>
              <m:r>
                <m:rPr/>
                <w:rPr>
                  <w:rFonts w:ascii="Cambria Math" w:hAnsi="Cambria Math" w:eastAsiaTheme="minorEastAsia"/>
                  <w:sz w:val="24"/>
                </w:rPr>
                <m:t>2</m:t>
              </m:r>
              <m:r>
                <m:rPr/>
                <w:rPr>
                  <w:rFonts w:hint="eastAsia" w:ascii="Cambria Math" w:hAnsi="Cambria Math" w:eastAsiaTheme="minorEastAsia"/>
                  <w:sz w:val="24"/>
                </w:rPr>
                <m:t>π</m:t>
              </m:r>
              <m:sSub>
                <m:sSubPr>
                  <m:ctrlPr>
                    <w:rPr>
                      <w:rFonts w:ascii="Cambria Math" w:hAnsi="Cambria Math" w:eastAsiaTheme="minorEastAsia"/>
                      <w:i/>
                      <w:sz w:val="24"/>
                    </w:rPr>
                  </m:ctrlPr>
                </m:sSubPr>
                <m:e>
                  <m:r>
                    <m:rPr/>
                    <w:rPr>
                      <w:rFonts w:ascii="Cambria Math" w:hAnsi="Cambria Math" w:eastAsiaTheme="minorEastAsia"/>
                      <w:sz w:val="24"/>
                    </w:rPr>
                    <m:t>C</m:t>
                  </m:r>
                  <m:ctrlPr>
                    <w:rPr>
                      <w:rFonts w:ascii="Cambria Math" w:hAnsi="Cambria Math" w:eastAsiaTheme="minorEastAsia"/>
                      <w:i/>
                      <w:sz w:val="24"/>
                    </w:rPr>
                  </m:ctrlPr>
                </m:e>
                <m:sub>
                  <m:r>
                    <m:rPr/>
                    <w:rPr>
                      <w:rFonts w:ascii="Cambria Math" w:hAnsi="Cambria Math" w:eastAsiaTheme="minorEastAsia"/>
                      <w:sz w:val="24"/>
                    </w:rPr>
                    <m:t>∑</m:t>
                  </m:r>
                  <m:ctrlPr>
                    <w:rPr>
                      <w:rFonts w:ascii="Cambria Math" w:hAnsi="Cambria Math" w:eastAsiaTheme="minorEastAsia"/>
                      <w:i/>
                      <w:sz w:val="24"/>
                    </w:rPr>
                  </m:ctrlPr>
                </m:sub>
              </m:sSub>
              <m:ctrlPr>
                <w:rPr>
                  <w:rFonts w:ascii="Cambria Math" w:hAnsi="Cambria Math" w:eastAsiaTheme="minorEastAsia"/>
                  <w:i/>
                  <w:sz w:val="24"/>
                </w:rPr>
              </m:ctrlPr>
            </m:den>
          </m:f>
        </m:oMath>
      </m:oMathPara>
    </w:p>
    <w:p w14:paraId="18081C42">
      <w:pPr>
        <w:jc w:val="both"/>
        <w:rPr>
          <w:rFonts w:hint="eastAsia"/>
          <w:i w:val="0"/>
          <w:lang w:val="en-US" w:eastAsia="zh-CN"/>
        </w:rPr>
      </w:pPr>
      <w:r>
        <w:rPr>
          <w:rFonts w:hint="eastAsia"/>
          <w:lang w:val="en-US" w:eastAsia="zh-CN"/>
        </w:rPr>
        <w:t>也就是增益带宽积的概念，而当放大电路确定也就是</w:t>
      </w:r>
      <m:oMath>
        <m:sSub>
          <m:sSubPr>
            <m:ctrlPr>
              <w:rPr>
                <w:rFonts w:ascii="Cambria Math" w:hAnsi="Cambria Math"/>
                <w:i/>
              </w:rPr>
            </m:ctrlPr>
          </m:sSubPr>
          <m:e>
            <m:r>
              <m:rPr/>
              <w:rPr>
                <w:rFonts w:hint="default" w:ascii="Cambria Math" w:hAnsi="Cambria Math"/>
                <w:lang w:val="en-US" w:eastAsia="zh-CN"/>
              </w:rPr>
              <m:t>C</m:t>
            </m:r>
            <m:ctrlPr>
              <w:rPr>
                <w:rFonts w:ascii="Cambria Math" w:hAnsi="Cambria Math"/>
                <w:i/>
              </w:rPr>
            </m:ctrlPr>
          </m:e>
          <m:sub>
            <m:nary>
              <m:naryPr>
                <m:chr m:val="∑"/>
                <m:limLoc m:val="undOvr"/>
                <m:subHide m:val="1"/>
                <m:supHide m:val="1"/>
                <m:ctrlPr>
                  <w:rPr>
                    <w:rFonts w:ascii="Cambria Math" w:hAnsi="Cambria Math"/>
                    <w:i/>
                  </w:rPr>
                </m:ctrlPr>
              </m:naryPr>
              <m:sub>
                <m:ctrlPr>
                  <w:rPr>
                    <w:rFonts w:ascii="Cambria Math" w:hAnsi="Cambria Math"/>
                    <w:i/>
                  </w:rPr>
                </m:ctrlPr>
              </m:sub>
              <m:sup>
                <m:ctrlPr>
                  <w:rPr>
                    <w:rFonts w:ascii="Cambria Math" w:hAnsi="Cambria Math"/>
                    <w:i/>
                  </w:rPr>
                </m:ctrlPr>
              </m:sup>
              <m:e>
                <m:r>
                  <m:rPr/>
                  <w:rPr>
                    <w:rFonts w:hint="default" w:ascii="Cambria Math" w:hAnsi="Cambria Math"/>
                    <w:lang w:val="en-US" w:eastAsia="zh-CN"/>
                  </w:rPr>
                  <m:t xml:space="preserve"> </m:t>
                </m:r>
                <m:ctrlPr>
                  <w:rPr>
                    <w:rFonts w:ascii="Cambria Math" w:hAnsi="Cambria Math"/>
                    <w:i/>
                  </w:rPr>
                </m:ctrlPr>
              </m:e>
            </m:nary>
            <m:ctrlPr>
              <w:rPr>
                <w:rFonts w:ascii="Cambria Math" w:hAnsi="Cambria Math"/>
                <w:i/>
              </w:rPr>
            </m:ctrlPr>
          </m:sub>
        </m:sSub>
      </m:oMath>
      <w:r>
        <w:rPr>
          <w:rFonts w:hint="eastAsia" w:hAnsi="Cambria Math"/>
          <w:i w:val="0"/>
          <w:lang w:val="en-US" w:eastAsia="zh-CN"/>
        </w:rPr>
        <w:t>和</w:t>
      </w:r>
      <m:oMath>
        <m:sSub>
          <m:sSubPr>
            <m:ctrlPr>
              <w:rPr>
                <w:rFonts w:ascii="Cambria Math" w:hAnsi="Cambria Math"/>
                <w:i/>
                <w:lang w:val="en-US"/>
              </w:rPr>
            </m:ctrlPr>
          </m:sSubPr>
          <m:e>
            <m:r>
              <m:rPr/>
              <w:rPr>
                <w:rFonts w:hint="default" w:ascii="Cambria Math" w:hAnsi="Cambria Math"/>
                <w:lang w:val="en-US" w:eastAsia="zh-CN"/>
              </w:rPr>
              <m:t>y</m:t>
            </m:r>
            <m:ctrlPr>
              <w:rPr>
                <w:rFonts w:ascii="Cambria Math" w:hAnsi="Cambria Math"/>
                <w:i/>
                <w:lang w:val="en-US"/>
              </w:rPr>
            </m:ctrlPr>
          </m:e>
          <m:sub>
            <m:r>
              <m:rPr/>
              <w:rPr>
                <w:rFonts w:hint="default" w:ascii="Cambria Math" w:hAnsi="Cambria Math"/>
                <w:lang w:val="en-US" w:eastAsia="zh-CN"/>
              </w:rPr>
              <m:t>fe</m:t>
            </m:r>
            <m:ctrlPr>
              <w:rPr>
                <w:rFonts w:hint="default" w:ascii="Cambria Math" w:hAnsi="Cambria Math"/>
                <w:i/>
                <w:lang w:val="en-US" w:eastAsia="zh-CN"/>
              </w:rPr>
            </m:ctrlPr>
          </m:sub>
        </m:sSub>
      </m:oMath>
      <w:r>
        <w:rPr>
          <w:rFonts w:hint="eastAsia" w:hAnsi="Cambria Math"/>
          <w:i w:val="0"/>
          <w:lang w:val="en-US" w:eastAsia="zh-CN"/>
        </w:rPr>
        <w:t>一定时，二者乘积为常数，所以提高</w:t>
      </w:r>
      <m:oMath>
        <m:sSub>
          <m:sSubPr>
            <m:ctrlPr>
              <w:rPr>
                <w:rFonts w:hint="eastAsia" w:ascii="Cambria Math"/>
                <w:i w:val="0"/>
              </w:rPr>
            </m:ctrlPr>
          </m:sSubPr>
          <m:e>
            <m:r>
              <m:rPr>
                <m:sty m:val="p"/>
              </m:rPr>
              <w:rPr>
                <w:rFonts w:hint="eastAsia" w:ascii="Cambria Math" w:hAnsi="Cambria Math" w:cs="Times New Roman"/>
                <w:kern w:val="2"/>
                <w:sz w:val="24"/>
                <w:szCs w:val="24"/>
                <w:lang w:val="en-US" w:bidi="ar-SA"/>
              </w:rPr>
              <m:t>A</m:t>
            </m:r>
            <m:ctrlPr>
              <w:rPr>
                <w:rFonts w:hint="eastAsia" w:ascii="Cambria Math"/>
                <w:i w:val="0"/>
              </w:rPr>
            </m:ctrlPr>
          </m:e>
          <m:sub>
            <m:r>
              <m:rPr>
                <m:sty m:val="p"/>
              </m:rPr>
              <w:rPr>
                <w:rFonts w:hint="eastAsia" w:ascii="Cambria Math"/>
                <w:lang w:val="en-US" w:eastAsia="zh-CN"/>
              </w:rPr>
              <m:t>v</m:t>
            </m:r>
            <m:ctrlPr>
              <w:rPr>
                <w:rFonts w:hint="eastAsia" w:ascii="Cambria Math"/>
                <w:i w:val="0"/>
              </w:rPr>
            </m:ctrlPr>
          </m:sub>
        </m:sSub>
      </m:oMath>
      <w:r>
        <w:rPr>
          <w:rFonts w:hint="eastAsia"/>
          <w:i w:val="0"/>
          <w:lang w:val="en-US" w:eastAsia="zh-CN"/>
        </w:rPr>
        <w:t>时，对应的BW会减小。</w:t>
      </w:r>
    </w:p>
    <w:p w14:paraId="378219F0">
      <w:pPr>
        <w:ind w:firstLine="420" w:firstLineChars="0"/>
        <w:jc w:val="both"/>
        <w:rPr>
          <w:rFonts w:hint="default" w:eastAsia="宋体"/>
          <w:i w:val="0"/>
          <w:lang w:val="en-US" w:eastAsia="zh-CN"/>
        </w:rPr>
      </w:pPr>
      <w:r>
        <w:rPr>
          <w:rFonts w:hint="eastAsia"/>
          <w:i w:val="0"/>
          <w:lang w:val="en-US" w:eastAsia="zh-CN"/>
        </w:rPr>
        <w:t>对于提高</w:t>
      </w:r>
      <m:oMath>
        <m:sSub>
          <m:sSubPr>
            <m:ctrlPr>
              <w:rPr>
                <w:rFonts w:hint="eastAsia" w:ascii="Cambria Math"/>
                <w:i w:val="0"/>
              </w:rPr>
            </m:ctrlPr>
          </m:sSubPr>
          <m:e>
            <m:r>
              <m:rPr>
                <m:sty m:val="p"/>
              </m:rPr>
              <w:rPr>
                <w:rFonts w:hint="eastAsia" w:ascii="Cambria Math" w:hAnsi="Cambria Math" w:cs="Times New Roman"/>
                <w:kern w:val="2"/>
                <w:sz w:val="24"/>
                <w:szCs w:val="24"/>
                <w:lang w:val="en-US" w:bidi="ar-SA"/>
              </w:rPr>
              <m:t>A</m:t>
            </m:r>
            <m:ctrlPr>
              <w:rPr>
                <w:rFonts w:hint="eastAsia" w:ascii="Cambria Math"/>
                <w:i w:val="0"/>
              </w:rPr>
            </m:ctrlPr>
          </m:e>
          <m:sub>
            <m:r>
              <m:rPr>
                <m:sty m:val="p"/>
              </m:rPr>
              <w:rPr>
                <w:rFonts w:hint="eastAsia" w:ascii="Cambria Math"/>
                <w:lang w:val="en-US" w:eastAsia="zh-CN"/>
              </w:rPr>
              <m:t>v</m:t>
            </m:r>
            <m:ctrlPr>
              <w:rPr>
                <w:rFonts w:hint="eastAsia" w:ascii="Cambria Math"/>
                <w:i w:val="0"/>
              </w:rPr>
            </m:ctrlPr>
          </m:sub>
        </m:sSub>
      </m:oMath>
      <w:r>
        <w:rPr>
          <w:rFonts w:hint="eastAsia"/>
          <w:i w:val="0"/>
          <w:lang w:val="en-US" w:eastAsia="zh-CN"/>
        </w:rPr>
        <w:t>的方法，可以采用跨导更大的晶体管或者调整静态工作点，也可以减少回路损耗，提高Q值，或者直接多个谐振放大器级联。</w:t>
      </w:r>
    </w:p>
    <w:p w14:paraId="7E757F1B">
      <w:pPr>
        <w:rPr>
          <w:rFonts w:hint="eastAsia"/>
          <w:b/>
          <w:bCs/>
        </w:rPr>
      </w:pPr>
      <w:r>
        <w:rPr>
          <w:rFonts w:hint="eastAsia"/>
          <w:b/>
          <w:bCs/>
        </w:rPr>
        <w:t>3、根据测得数据，简单估算单调谐放大电路的功率增益是多少？</w:t>
      </w:r>
    </w:p>
    <w:p w14:paraId="31523CFB">
      <w:pPr>
        <w:ind w:firstLine="420" w:firstLineChars="0"/>
        <w:rPr>
          <w:rFonts w:hint="eastAsia"/>
          <w:b w:val="0"/>
          <w:bCs w:val="0"/>
          <w:lang w:val="en-US" w:eastAsia="zh-CN"/>
        </w:rPr>
      </w:pPr>
      <w:r>
        <w:rPr>
          <w:rFonts w:hint="eastAsia"/>
          <w:b/>
          <w:bCs/>
          <w:lang w:val="en-US" w:eastAsia="zh-CN"/>
        </w:rPr>
        <w:t>答：</w:t>
      </w:r>
      <w:r>
        <w:rPr>
          <w:rFonts w:hint="eastAsia"/>
          <w:b w:val="0"/>
          <w:bCs w:val="0"/>
          <w:lang w:val="en-US" w:eastAsia="zh-CN"/>
        </w:rPr>
        <w:t>假设输入输出阻抗匹配，那么功率增益等于输出电压平方与输入电压平方之比，用有效值或峰峰值都不影响最后数值，直接代入实验数据：10.7MHz时，输入Vip-p为200mV，输出Vop-p为4.72V，增益为23.6，其平方是556.96，也就是27.46dB。</w:t>
      </w:r>
    </w:p>
    <w:p w14:paraId="48DBEBF7">
      <w:pPr>
        <w:pStyle w:val="3"/>
        <w:rPr>
          <w:rFonts w:hint="eastAsia"/>
        </w:rPr>
      </w:pPr>
      <w:bookmarkStart w:id="13" w:name="_Toc153277353"/>
      <w:r>
        <w:rPr>
          <w:rFonts w:hint="eastAsia"/>
        </w:rPr>
        <w:t>八、仿真结果</w:t>
      </w:r>
      <w:bookmarkEnd w:id="13"/>
    </w:p>
    <w:p w14:paraId="4290503C">
      <w:pPr>
        <w:ind w:firstLine="420" w:firstLineChars="0"/>
        <w:rPr>
          <w:rFonts w:hint="default" w:eastAsia="宋体"/>
          <w:lang w:val="en-US" w:eastAsia="zh-CN"/>
        </w:rPr>
      </w:pPr>
      <w:r>
        <w:rPr>
          <w:rFonts w:hint="eastAsia"/>
          <w:lang w:val="en-US" w:eastAsia="zh-CN"/>
        </w:rPr>
        <w:t>单谐振放大仿真电路图如下：</w:t>
      </w:r>
    </w:p>
    <w:p w14:paraId="6D9EA404">
      <w:pPr>
        <w:jc w:val="center"/>
      </w:pPr>
      <w:r>
        <w:drawing>
          <wp:inline distT="0" distB="0" distL="114300" distR="114300">
            <wp:extent cx="3239770" cy="2693670"/>
            <wp:effectExtent l="0" t="0" r="11430" b="11430"/>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
                    <pic:cNvPicPr>
                      <a:picLocks noChangeAspect="1"/>
                    </pic:cNvPicPr>
                  </pic:nvPicPr>
                  <pic:blipFill>
                    <a:blip r:embed="rId13"/>
                    <a:stretch>
                      <a:fillRect/>
                    </a:stretch>
                  </pic:blipFill>
                  <pic:spPr>
                    <a:xfrm>
                      <a:off x="0" y="0"/>
                      <a:ext cx="3239770" cy="2693670"/>
                    </a:xfrm>
                    <a:prstGeom prst="rect">
                      <a:avLst/>
                    </a:prstGeom>
                    <a:noFill/>
                    <a:ln>
                      <a:noFill/>
                    </a:ln>
                  </pic:spPr>
                </pic:pic>
              </a:graphicData>
            </a:graphic>
          </wp:inline>
        </w:drawing>
      </w:r>
    </w:p>
    <w:p w14:paraId="398304F9">
      <w:pPr>
        <w:rPr>
          <w:rFonts w:hint="default" w:eastAsia="宋体"/>
          <w:lang w:val="en-US" w:eastAsia="zh-CN"/>
        </w:rPr>
      </w:pPr>
      <w:r>
        <w:rPr>
          <w:rFonts w:hint="eastAsia"/>
          <w:lang w:val="en-US" w:eastAsia="zh-CN"/>
        </w:rPr>
        <w:t>仿真输出结果如下图，可见20mVpp的输入信号已经被放大，且从幅频特性中可以看出，中心频率在10.7MHz左右，增益最大值约为42.737dB。</w:t>
      </w:r>
    </w:p>
    <w:p w14:paraId="081FB1A2">
      <w:pPr>
        <w:jc w:val="center"/>
        <w:rPr>
          <w:rFonts w:hint="default"/>
          <w:b w:val="0"/>
          <w:bCs w:val="0"/>
          <w:lang w:val="en-US" w:eastAsia="zh-CN"/>
        </w:rPr>
      </w:pPr>
      <w:r>
        <w:drawing>
          <wp:inline distT="0" distB="0" distL="114300" distR="114300">
            <wp:extent cx="3959860" cy="2338705"/>
            <wp:effectExtent l="0" t="0" r="2540" b="1079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4"/>
                    <a:stretch>
                      <a:fillRect/>
                    </a:stretch>
                  </pic:blipFill>
                  <pic:spPr>
                    <a:xfrm>
                      <a:off x="0" y="0"/>
                      <a:ext cx="3959860" cy="2338705"/>
                    </a:xfrm>
                    <a:prstGeom prst="rect">
                      <a:avLst/>
                    </a:prstGeom>
                    <a:noFill/>
                    <a:ln>
                      <a:noFill/>
                    </a:ln>
                  </pic:spPr>
                </pic:pic>
              </a:graphicData>
            </a:graphic>
          </wp:inline>
        </w:drawing>
      </w:r>
      <w:r>
        <w:rPr>
          <w:rFonts w:hint="default"/>
          <w:b w:val="0"/>
          <w:bCs w:val="0"/>
          <w:lang w:val="en-US" w:eastAsia="zh-CN"/>
        </w:rPr>
        <w:br w:type="page"/>
      </w:r>
    </w:p>
    <w:p w14:paraId="373332F4">
      <w:pPr>
        <w:pStyle w:val="2"/>
      </w:pPr>
      <w:bookmarkStart w:id="14" w:name="_Toc153277354"/>
      <w:r>
        <w:rPr>
          <w:rFonts w:hint="eastAsia"/>
        </w:rPr>
        <w:t>实验二 正弦波振荡器</w:t>
      </w:r>
      <w:bookmarkEnd w:id="14"/>
    </w:p>
    <w:p w14:paraId="734C6FA2">
      <w:pPr>
        <w:pStyle w:val="3"/>
        <w:numPr>
          <w:ilvl w:val="0"/>
          <w:numId w:val="1"/>
        </w:numPr>
      </w:pPr>
      <w:bookmarkStart w:id="15" w:name="_Toc153277355"/>
      <w:r>
        <w:rPr>
          <w:rFonts w:hint="eastAsia"/>
        </w:rPr>
        <w:t>实验目的</w:t>
      </w:r>
      <w:bookmarkEnd w:id="15"/>
    </w:p>
    <w:p w14:paraId="7FF7A7FB">
      <w:r>
        <w:rPr>
          <w:rFonts w:hint="eastAsia"/>
        </w:rPr>
        <w:t>1、</w:t>
      </w:r>
      <w:r>
        <w:rPr>
          <w:rFonts w:hint="eastAsia"/>
        </w:rPr>
        <w:tab/>
      </w:r>
      <w:r>
        <w:rPr>
          <w:rFonts w:hint="eastAsia"/>
        </w:rPr>
        <w:t>掌握三点式正弦波振荡器和晶体振荡器电路基本原理，起振条件，振荡电路设计及电路参数计算。</w:t>
      </w:r>
    </w:p>
    <w:p w14:paraId="5AF43F8B">
      <w:r>
        <w:rPr>
          <w:rFonts w:hint="eastAsia"/>
        </w:rPr>
        <w:t>2、</w:t>
      </w:r>
      <w:r>
        <w:rPr>
          <w:rFonts w:hint="eastAsia"/>
        </w:rPr>
        <w:tab/>
      </w:r>
      <w:r>
        <w:rPr>
          <w:rFonts w:hint="eastAsia"/>
        </w:rPr>
        <w:t>通过实验掌握晶体管静态工作点、反馈系数大小、负载变化对起振和振荡幅度影响。</w:t>
      </w:r>
    </w:p>
    <w:p w14:paraId="67369EF8">
      <w:r>
        <w:rPr>
          <w:rFonts w:hint="eastAsia"/>
        </w:rPr>
        <w:t>3、</w:t>
      </w:r>
      <w:r>
        <w:rPr>
          <w:rFonts w:hint="eastAsia"/>
        </w:rPr>
        <w:tab/>
      </w:r>
      <w:r>
        <w:rPr>
          <w:rFonts w:hint="eastAsia"/>
        </w:rPr>
        <w:t>研究外界条件（温度、电源电压、负载变化）对振荡器频率稳定度的影响。</w:t>
      </w:r>
    </w:p>
    <w:p w14:paraId="0EC62FF5">
      <w:r>
        <w:rPr>
          <w:rFonts w:hint="eastAsia"/>
        </w:rPr>
        <w:t>4、</w:t>
      </w:r>
      <w:r>
        <w:rPr>
          <w:rFonts w:hint="eastAsia"/>
        </w:rPr>
        <w:tab/>
      </w:r>
      <w:r>
        <w:rPr>
          <w:rFonts w:hint="eastAsia"/>
        </w:rPr>
        <w:t>比较LC振荡器和晶体振荡器的频率稳定度。</w:t>
      </w:r>
    </w:p>
    <w:p w14:paraId="7E30A479">
      <w:pPr>
        <w:pStyle w:val="3"/>
      </w:pPr>
      <w:bookmarkStart w:id="16" w:name="_Toc153277356"/>
      <w:r>
        <w:rPr>
          <w:rFonts w:hint="eastAsia"/>
        </w:rPr>
        <w:t>二、实验内容</w:t>
      </w:r>
      <w:bookmarkEnd w:id="16"/>
    </w:p>
    <w:p w14:paraId="27CD9BFC">
      <w:r>
        <w:rPr>
          <w:rFonts w:hint="eastAsia"/>
        </w:rPr>
        <w:t>1、</w:t>
      </w:r>
      <w:r>
        <w:rPr>
          <w:rFonts w:hint="eastAsia"/>
        </w:rPr>
        <w:tab/>
      </w:r>
      <w:r>
        <w:rPr>
          <w:rFonts w:hint="eastAsia"/>
        </w:rPr>
        <w:t>熟悉振荡器模块各元件及其作用。</w:t>
      </w:r>
    </w:p>
    <w:p w14:paraId="15E5D769">
      <w:r>
        <w:rPr>
          <w:rFonts w:hint="eastAsia"/>
        </w:rPr>
        <w:t>2、</w:t>
      </w:r>
      <w:r>
        <w:rPr>
          <w:rFonts w:hint="eastAsia"/>
        </w:rPr>
        <w:tab/>
      </w:r>
      <w:r>
        <w:rPr>
          <w:rFonts w:hint="eastAsia"/>
        </w:rPr>
        <w:t>进行LC振荡器波段工作研究。</w:t>
      </w:r>
    </w:p>
    <w:p w14:paraId="2D8587D9">
      <w:r>
        <w:rPr>
          <w:rFonts w:hint="eastAsia"/>
        </w:rPr>
        <w:t>3、</w:t>
      </w:r>
      <w:r>
        <w:rPr>
          <w:rFonts w:hint="eastAsia"/>
        </w:rPr>
        <w:tab/>
      </w:r>
      <w:r>
        <w:rPr>
          <w:rFonts w:hint="eastAsia"/>
        </w:rPr>
        <w:t>研究LC振荡器中静态工作点、反馈系数以及负载对振荡器的影响。</w:t>
      </w:r>
    </w:p>
    <w:p w14:paraId="24EE1AB8">
      <w:r>
        <w:rPr>
          <w:rFonts w:hint="eastAsia"/>
        </w:rPr>
        <w:t>4、</w:t>
      </w:r>
      <w:r>
        <w:rPr>
          <w:rFonts w:hint="eastAsia"/>
        </w:rPr>
        <w:tab/>
      </w:r>
      <w:r>
        <w:rPr>
          <w:rFonts w:hint="eastAsia"/>
        </w:rPr>
        <w:t>分析与比较LC振荡器与晶体振荡器的频率稳定度。</w:t>
      </w:r>
    </w:p>
    <w:p w14:paraId="0A862F64">
      <w:pPr>
        <w:pStyle w:val="3"/>
      </w:pPr>
      <w:bookmarkStart w:id="17" w:name="_Toc153277357"/>
      <w:r>
        <w:rPr>
          <w:rFonts w:hint="eastAsia"/>
        </w:rPr>
        <w:t>三、实验器材</w:t>
      </w:r>
      <w:bookmarkEnd w:id="17"/>
    </w:p>
    <w:p w14:paraId="001959E7">
      <w:r>
        <w:rPr>
          <w:rFonts w:hint="eastAsia"/>
        </w:rPr>
        <w:t xml:space="preserve">1、模块3 </w:t>
      </w:r>
      <w:r>
        <w:t xml:space="preserve">             </w:t>
      </w:r>
      <w:r>
        <w:rPr>
          <w:rFonts w:hint="eastAsia"/>
        </w:rPr>
        <w:t xml:space="preserve">1块 </w:t>
      </w:r>
    </w:p>
    <w:p w14:paraId="64E8B17A">
      <w:r>
        <w:rPr>
          <w:rFonts w:hint="eastAsia"/>
        </w:rPr>
        <w:t>2、频率计模块         1块</w:t>
      </w:r>
    </w:p>
    <w:p w14:paraId="2B42824E">
      <w:r>
        <w:rPr>
          <w:rFonts w:hint="eastAsia"/>
        </w:rPr>
        <w:t xml:space="preserve">3、双踪示波器        </w:t>
      </w:r>
      <w:r>
        <w:t xml:space="preserve">  </w:t>
      </w:r>
      <w:r>
        <w:rPr>
          <w:rFonts w:hint="eastAsia"/>
        </w:rPr>
        <w:t xml:space="preserve">1台                  </w:t>
      </w:r>
    </w:p>
    <w:p w14:paraId="28D6E3E7">
      <w:r>
        <w:rPr>
          <w:rFonts w:hint="eastAsia"/>
        </w:rPr>
        <w:t>4、万用表              1台</w:t>
      </w:r>
    </w:p>
    <w:p w14:paraId="16C5AE81">
      <w:pPr>
        <w:pStyle w:val="3"/>
      </w:pPr>
      <w:bookmarkStart w:id="18" w:name="_Toc153277358"/>
      <w:r>
        <w:rPr>
          <w:rFonts w:hint="eastAsia"/>
        </w:rPr>
        <w:t>四、实验原理</w:t>
      </w:r>
      <w:bookmarkEnd w:id="18"/>
    </w:p>
    <w:p w14:paraId="701488C0">
      <w:pPr>
        <w:ind w:firstLine="480" w:firstLineChars="200"/>
        <w:rPr>
          <w:rFonts w:hint="eastAsia"/>
        </w:rPr>
      </w:pPr>
      <w:r>
        <w:rPr>
          <w:rFonts w:hint="eastAsia"/>
        </w:rPr>
        <w:t>将开关S1的1拨下2拨上， S2全部断开，由晶体管N1和C3、C10、C11、C4、CC1、L1构成电容反馈三点式振荡器的改进型振荡器——西勒振荡器，电容CC1可用来改变振荡频率。</w:t>
      </w:r>
    </w:p>
    <w:p w14:paraId="6A6D47F4">
      <w:pPr>
        <w:ind w:firstLine="480" w:firstLineChars="200"/>
        <w:rPr>
          <w:rFonts w:hint="eastAsia"/>
        </w:rPr>
      </w:pPr>
      <m:oMathPara>
        <m:oMath>
          <m:r>
            <m:rPr/>
            <w:rPr>
              <w:rFonts w:hint="default" w:ascii="Cambria Math" w:hAnsi="Cambria Math" w:cs="Times New Roman"/>
              <w:kern w:val="2"/>
              <w:sz w:val="24"/>
              <w:szCs w:val="24"/>
              <w:lang w:val="en-US" w:eastAsia="zh-CN" w:bidi="ar-SA"/>
            </w:rPr>
            <m:t>f</m:t>
          </m:r>
          <m:r>
            <m:rPr/>
            <w:rPr>
              <w:rFonts w:ascii="Cambria Math" w:hAnsi="Cambria Math" w:cs="Times New Roman"/>
              <w:kern w:val="2"/>
              <w:sz w:val="24"/>
              <w:szCs w:val="24"/>
              <w:lang w:val="en-US" w:bidi="ar-SA"/>
            </w:rPr>
            <m:t>≈</m:t>
          </m:r>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num>
            <m:den>
              <m:r>
                <m:rPr/>
                <w:rPr>
                  <w:rFonts w:hint="default" w:ascii="Cambria Math" w:hAnsi="Cambria Math" w:cs="Times New Roman"/>
                  <w:kern w:val="2"/>
                  <w:sz w:val="24"/>
                  <w:szCs w:val="24"/>
                  <w:lang w:val="en-US" w:eastAsia="zh-CN" w:bidi="ar-SA"/>
                </w:rPr>
                <m:t>2</m:t>
              </m:r>
              <m:r>
                <m:rPr/>
                <w:rPr>
                  <w:rFonts w:ascii="Cambria Math" w:hAnsi="Cambria Math" w:cs="Times New Roman"/>
                  <w:kern w:val="2"/>
                  <w:sz w:val="24"/>
                  <w:szCs w:val="24"/>
                  <w:lang w:val="en-US" w:bidi="ar-SA"/>
                </w:rPr>
                <m:t>π</m:t>
              </m:r>
              <m:rad>
                <m:radPr>
                  <m:degHide m:val="1"/>
                  <m:ctrlPr>
                    <w:rPr>
                      <w:rFonts w:ascii="Cambria Math" w:hAnsi="Cambria Math" w:cs="Times New Roman"/>
                      <w:i/>
                      <w:kern w:val="2"/>
                      <w:sz w:val="24"/>
                      <w:szCs w:val="24"/>
                      <w:lang w:val="en-US" w:bidi="ar-SA"/>
                    </w:rPr>
                  </m:ctrlPr>
                </m:radPr>
                <m:deg>
                  <m:ctrlPr>
                    <w:rPr>
                      <w:rFonts w:ascii="Cambria Math" w:hAnsi="Cambria Math" w:cs="Times New Roman"/>
                      <w:i/>
                      <w:kern w:val="2"/>
                      <w:sz w:val="24"/>
                      <w:szCs w:val="24"/>
                      <w:lang w:val="en-US" w:bidi="ar-SA"/>
                    </w:rPr>
                  </m:ctrlPr>
                </m:deg>
                <m:e>
                  <m:r>
                    <m:rPr/>
                    <w:rPr>
                      <w:rFonts w:hint="default" w:ascii="Cambria Math" w:hAnsi="Cambria Math" w:cs="Times New Roman"/>
                      <w:kern w:val="2"/>
                      <w:sz w:val="24"/>
                      <w:szCs w:val="24"/>
                      <w:lang w:val="en-US" w:eastAsia="zh-CN" w:bidi="ar-SA"/>
                    </w:rPr>
                    <m:t>L(</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C</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4</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CC</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ctrlPr>
                    <w:rPr>
                      <w:rFonts w:ascii="Cambria Math" w:hAnsi="Cambria Math" w:cs="Times New Roman"/>
                      <w:i/>
                      <w:kern w:val="2"/>
                      <w:sz w:val="24"/>
                      <w:szCs w:val="24"/>
                      <w:lang w:val="en-US" w:bidi="ar-SA"/>
                    </w:rPr>
                  </m:ctrlPr>
                </m:e>
              </m:rad>
              <m:ctrlPr>
                <w:rPr>
                  <w:rFonts w:hint="default" w:ascii="Cambria Math" w:hAnsi="Cambria Math" w:cs="Times New Roman"/>
                  <w:i/>
                  <w:kern w:val="2"/>
                  <w:sz w:val="24"/>
                  <w:szCs w:val="24"/>
                  <w:lang w:val="en-US" w:eastAsia="zh-CN" w:bidi="ar-SA"/>
                </w:rPr>
              </m:ctrlPr>
            </m:den>
          </m:f>
        </m:oMath>
      </m:oMathPara>
    </w:p>
    <w:p w14:paraId="34275D36">
      <w:pPr>
        <w:ind w:firstLine="420" w:firstLineChars="0"/>
      </w:pPr>
      <w:r>
        <w:rPr>
          <w:rFonts w:hint="eastAsia"/>
        </w:rPr>
        <w:t xml:space="preserve">振荡器的频率约为4.5MHz （计算振荡频率可调范围）振荡电路反馈系数F= </w:t>
      </w:r>
      <w:r>
        <w:rPr>
          <w:rFonts w:hint="eastAsia"/>
        </w:rPr>
        <w:drawing>
          <wp:inline distT="0" distB="0" distL="0" distR="0">
            <wp:extent cx="1565910" cy="392430"/>
            <wp:effectExtent l="0" t="0" r="0" b="0"/>
            <wp:docPr id="37145044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50445" name="图片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565910" cy="392430"/>
                    </a:xfrm>
                    <a:prstGeom prst="rect">
                      <a:avLst/>
                    </a:prstGeom>
                    <a:noFill/>
                    <a:ln>
                      <a:noFill/>
                    </a:ln>
                  </pic:spPr>
                </pic:pic>
              </a:graphicData>
            </a:graphic>
          </wp:inline>
        </w:drawing>
      </w:r>
      <w:r>
        <w:rPr>
          <w:rFonts w:hint="eastAsia"/>
        </w:rPr>
        <w:t>。振荡器输出通过耦合电容C5（10PF）加到由N2组成的射极跟随器的输入端，因C5容量很小，再加上射随器的输入阻抗很高，可以减小负载对振荡器的影响。射随器输出信号经N3调谐放大，再经变压器耦合从P1输出。将开关S2拨为“00”，S1拨为“10”，由N1、C3、C10、C11、晶体CRY1与C4构成晶体振荡器（皮尔斯振荡电路）。</w:t>
      </w:r>
    </w:p>
    <w:p w14:paraId="1B36B16F">
      <w:r>
        <w:drawing>
          <wp:inline distT="0" distB="0" distL="0" distR="0">
            <wp:extent cx="5279390" cy="3035935"/>
            <wp:effectExtent l="0" t="0" r="0" b="12065"/>
            <wp:docPr id="17647910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91004" name="图片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9390" cy="3035935"/>
                    </a:xfrm>
                    <a:prstGeom prst="rect">
                      <a:avLst/>
                    </a:prstGeom>
                    <a:noFill/>
                  </pic:spPr>
                </pic:pic>
              </a:graphicData>
            </a:graphic>
          </wp:inline>
        </w:drawing>
      </w:r>
    </w:p>
    <w:p w14:paraId="022F8865">
      <w:pPr>
        <w:pStyle w:val="18"/>
        <w:rPr>
          <w:sz w:val="24"/>
        </w:rPr>
      </w:pPr>
      <w:r>
        <w:rPr>
          <w:rFonts w:hint="eastAsia"/>
        </w:rPr>
        <w:t>图</w:t>
      </w:r>
      <w:r>
        <w:rPr>
          <w:rFonts w:hint="eastAsia" w:cstheme="minorBidi"/>
        </w:rPr>
        <w:t xml:space="preserve">2-1 </w:t>
      </w:r>
      <w:r>
        <w:rPr>
          <w:rFonts w:hint="eastAsia"/>
        </w:rPr>
        <w:t>正弦波振荡器</w:t>
      </w:r>
    </w:p>
    <w:p w14:paraId="59BB0A23">
      <w:pPr>
        <w:pStyle w:val="3"/>
      </w:pPr>
      <w:bookmarkStart w:id="19" w:name="_Toc153277359"/>
      <w:r>
        <w:rPr>
          <w:rFonts w:hint="eastAsia"/>
        </w:rPr>
        <w:t>五、实验步骤</w:t>
      </w:r>
      <w:bookmarkEnd w:id="19"/>
    </w:p>
    <w:p w14:paraId="5C0CF3BA">
      <w:r>
        <w:rPr>
          <w:rFonts w:hint="eastAsia"/>
        </w:rPr>
        <w:t>1、</w:t>
      </w:r>
      <w:r>
        <w:rPr>
          <w:rFonts w:hint="eastAsia"/>
        </w:rPr>
        <w:tab/>
      </w:r>
      <w:r>
        <w:rPr>
          <w:rFonts w:hint="eastAsia"/>
        </w:rPr>
        <w:t>根据图2-1在实验板上找到振荡器各零件的位置并熟悉各元件的作用。</w:t>
      </w:r>
    </w:p>
    <w:p w14:paraId="77EF1264">
      <w:r>
        <w:rPr>
          <w:rFonts w:hint="eastAsia"/>
        </w:rPr>
        <w:t>2、</w:t>
      </w:r>
      <w:r>
        <w:rPr>
          <w:rFonts w:hint="eastAsia"/>
        </w:rPr>
        <w:tab/>
      </w:r>
      <w:r>
        <w:rPr>
          <w:rFonts w:hint="eastAsia"/>
        </w:rPr>
        <w:t>研究振荡器静态工作点对振荡幅度的影响。</w:t>
      </w:r>
    </w:p>
    <w:p w14:paraId="29A16EC8">
      <w:r>
        <w:rPr>
          <w:rFonts w:hint="eastAsia"/>
        </w:rPr>
        <w:t>1）将开关S1拨为“01”，S2拨为“00”，构成LC振荡器。</w:t>
      </w:r>
    </w:p>
    <w:p w14:paraId="3123AA3A">
      <w:pPr>
        <w:rPr>
          <w:rFonts w:hint="eastAsia"/>
        </w:rPr>
      </w:pPr>
      <w:r>
        <w:rPr>
          <w:rFonts w:hint="eastAsia"/>
        </w:rPr>
        <w:t>2）改变上偏置电位器W1，记下N1发射极电流Ieo ( =</w:t>
      </w:r>
      <m:oMath>
        <m:sSub>
          <m:sSubPr>
            <m:ctrlPr>
              <w:rPr>
                <w:rFonts w:ascii="Cambria Math" w:hAnsi="Cambria Math"/>
                <w:i/>
              </w:rPr>
            </m:ctrlPr>
          </m:sSubPr>
          <m:e>
            <m:r>
              <m:rPr/>
              <w:rPr>
                <w:rFonts w:hint="default" w:ascii="Cambria Math" w:hAnsi="Cambria Math"/>
                <w:lang w:val="en-US" w:eastAsia="zh-CN"/>
              </w:rPr>
              <m:t>V</m:t>
            </m:r>
            <m:ctrlPr>
              <w:rPr>
                <w:rFonts w:ascii="Cambria Math" w:hAnsi="Cambria Math"/>
                <w:i/>
              </w:rPr>
            </m:ctrlPr>
          </m:e>
          <m:sub>
            <m:r>
              <m:rPr/>
              <w:rPr>
                <w:rFonts w:hint="default" w:ascii="Cambria Math" w:hAnsi="Cambria Math"/>
                <w:lang w:val="en-US" w:eastAsia="zh-CN"/>
              </w:rPr>
              <m:t>e</m:t>
            </m:r>
            <m:ctrlPr>
              <w:rPr>
                <w:rFonts w:ascii="Cambria Math" w:hAnsi="Cambria Math"/>
                <w:i/>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11</m:t>
            </m:r>
            <m:ctrlPr>
              <w:rPr>
                <w:rFonts w:hint="default" w:ascii="Cambria Math" w:hAnsi="Cambria Math"/>
                <w:i/>
                <w:lang w:val="en-US" w:eastAsia="zh-CN"/>
              </w:rPr>
            </m:ctrlPr>
          </m:sub>
        </m:sSub>
      </m:oMath>
      <w:r>
        <w:rPr>
          <w:rFonts w:hint="eastAsia"/>
        </w:rPr>
        <w:t xml:space="preserve"> ，R11=1KΩ)（将万用表红表笔接TP2，黑表笔接地测量Ve），并用示波器测量对应点TP4（探头用×10档）的振荡幅度VTP4 P-P，填于表2-1中，分析输出振荡电压和振荡管静态工作点的关系。</w:t>
      </w:r>
    </w:p>
    <w:p w14:paraId="0CC8CA41">
      <w:pPr>
        <w:pStyle w:val="18"/>
        <w:rPr>
          <w:rFonts w:hint="eastAsia"/>
        </w:rPr>
      </w:pPr>
      <w:r>
        <w:rPr>
          <w:rFonts w:hint="eastAsia"/>
        </w:rPr>
        <w:t>表</w:t>
      </w:r>
      <w:r>
        <w:rPr>
          <w:rFonts w:hint="eastAsia" w:cstheme="minorBidi"/>
        </w:rPr>
        <w:t xml:space="preserve">2-1  </w:t>
      </w:r>
      <w:r>
        <w:rPr>
          <w:rFonts w:hint="eastAsia"/>
        </w:rPr>
        <w:t>起振条件测试表</w:t>
      </w:r>
    </w:p>
    <w:tbl>
      <w:tblPr>
        <w:tblStyle w:val="13"/>
        <w:tblW w:w="8519" w:type="dxa"/>
        <w:jc w:val="center"/>
        <w:tblLayout w:type="autofit"/>
        <w:tblCellMar>
          <w:top w:w="0" w:type="dxa"/>
          <w:left w:w="0" w:type="dxa"/>
          <w:bottom w:w="0" w:type="dxa"/>
          <w:right w:w="0" w:type="dxa"/>
        </w:tblCellMar>
      </w:tblPr>
      <w:tblGrid>
        <w:gridCol w:w="3859"/>
        <w:gridCol w:w="2059"/>
        <w:gridCol w:w="2601"/>
      </w:tblGrid>
      <w:tr w14:paraId="2AA3805B">
        <w:tblPrEx>
          <w:tblCellMar>
            <w:top w:w="0" w:type="dxa"/>
            <w:left w:w="0" w:type="dxa"/>
            <w:bottom w:w="0" w:type="dxa"/>
            <w:right w:w="0" w:type="dxa"/>
          </w:tblCellMar>
        </w:tblPrEx>
        <w:trPr>
          <w:trHeight w:val="0" w:hRule="atLeast"/>
          <w:jc w:val="center"/>
        </w:trPr>
        <w:tc>
          <w:tcPr>
            <w:tcW w:w="385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3B0FF43B">
            <w:pPr>
              <w:snapToGrid w:val="0"/>
              <w:jc w:val="center"/>
              <w:rPr>
                <w:b w:val="0"/>
                <w:bCs/>
              </w:rPr>
            </w:pPr>
            <w:r>
              <w:rPr>
                <w:rFonts w:hint="eastAsia"/>
                <w:b w:val="0"/>
                <w:bCs/>
              </w:rPr>
              <w:t>振荡状态</w:t>
            </w:r>
          </w:p>
        </w:tc>
        <w:tc>
          <w:tcPr>
            <w:tcW w:w="205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6E19410A">
            <w:pPr>
              <w:snapToGrid w:val="0"/>
              <w:jc w:val="center"/>
              <w:rPr>
                <w:rFonts w:hint="default" w:eastAsia="宋体"/>
                <w:lang w:val="en-US" w:eastAsia="zh-CN"/>
              </w:rPr>
            </w:pPr>
            <w:r>
              <w:rPr>
                <w:rFonts w:hint="eastAsia"/>
                <w:i/>
                <w:iCs/>
              </w:rPr>
              <w:t>V</w:t>
            </w:r>
            <w:r>
              <w:rPr>
                <w:rFonts w:hint="eastAsia"/>
                <w:vertAlign w:val="subscript"/>
              </w:rPr>
              <w:t>TP4 P-P</w:t>
            </w:r>
          </w:p>
        </w:tc>
        <w:tc>
          <w:tcPr>
            <w:tcW w:w="2601"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9E11305">
            <w:pPr>
              <w:snapToGrid w:val="0"/>
              <w:jc w:val="center"/>
            </w:pPr>
            <w:r>
              <w:rPr>
                <w:rFonts w:hint="eastAsia"/>
                <w:i/>
                <w:iCs/>
              </w:rPr>
              <w:t>I</w:t>
            </w:r>
            <w:r>
              <w:rPr>
                <w:rFonts w:hint="eastAsia"/>
                <w:i/>
                <w:iCs/>
                <w:vertAlign w:val="subscript"/>
              </w:rPr>
              <w:t>eo</w:t>
            </w:r>
          </w:p>
        </w:tc>
      </w:tr>
      <w:tr w14:paraId="47109261">
        <w:tblPrEx>
          <w:tblCellMar>
            <w:top w:w="0" w:type="dxa"/>
            <w:left w:w="0" w:type="dxa"/>
            <w:bottom w:w="0" w:type="dxa"/>
            <w:right w:w="0" w:type="dxa"/>
          </w:tblCellMar>
        </w:tblPrEx>
        <w:trPr>
          <w:trHeight w:val="0" w:hRule="atLeast"/>
          <w:jc w:val="center"/>
        </w:trPr>
        <w:tc>
          <w:tcPr>
            <w:tcW w:w="385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D7FFF38">
            <w:pPr>
              <w:snapToGrid w:val="0"/>
              <w:jc w:val="center"/>
              <w:rPr>
                <w:b w:val="0"/>
                <w:bCs/>
              </w:rPr>
            </w:pPr>
            <w:r>
              <w:rPr>
                <w:rFonts w:hint="eastAsia"/>
                <w:b w:val="0"/>
                <w:bCs/>
              </w:rPr>
              <w:t>起振</w:t>
            </w:r>
          </w:p>
        </w:tc>
        <w:tc>
          <w:tcPr>
            <w:tcW w:w="205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126EF138">
            <w:pPr>
              <w:snapToGrid w:val="0"/>
              <w:jc w:val="center"/>
              <w:rPr>
                <w:rFonts w:hint="default" w:eastAsia="宋体"/>
                <w:lang w:val="en-US" w:eastAsia="zh-CN"/>
              </w:rPr>
            </w:pPr>
            <w:r>
              <w:rPr>
                <w:rFonts w:hint="eastAsia"/>
                <w:lang w:val="en-US" w:eastAsia="zh-CN"/>
              </w:rPr>
              <w:t>6.72V</w:t>
            </w:r>
          </w:p>
        </w:tc>
        <w:tc>
          <w:tcPr>
            <w:tcW w:w="2601"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4528BE12">
            <w:pPr>
              <w:snapToGrid w:val="0"/>
              <w:jc w:val="center"/>
            </w:pPr>
            <w:r>
              <w:rPr>
                <w:rFonts w:hint="eastAsia"/>
                <w:lang w:val="en-US" w:eastAsia="zh-CN"/>
              </w:rPr>
              <w:t>1.275</w:t>
            </w:r>
            <w:r>
              <w:rPr>
                <w:rFonts w:hint="eastAsia"/>
              </w:rPr>
              <w:t>m</w:t>
            </w:r>
            <w:r>
              <w:t>A</w:t>
            </w:r>
          </w:p>
        </w:tc>
      </w:tr>
      <w:tr w14:paraId="6460D6E3">
        <w:tblPrEx>
          <w:tblCellMar>
            <w:top w:w="0" w:type="dxa"/>
            <w:left w:w="0" w:type="dxa"/>
            <w:bottom w:w="0" w:type="dxa"/>
            <w:right w:w="0" w:type="dxa"/>
          </w:tblCellMar>
        </w:tblPrEx>
        <w:trPr>
          <w:trHeight w:val="0" w:hRule="atLeast"/>
          <w:jc w:val="center"/>
        </w:trPr>
        <w:tc>
          <w:tcPr>
            <w:tcW w:w="385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61CC64E9">
            <w:pPr>
              <w:snapToGrid w:val="0"/>
              <w:jc w:val="center"/>
              <w:rPr>
                <w:b w:val="0"/>
                <w:bCs/>
              </w:rPr>
            </w:pPr>
            <w:r>
              <w:rPr>
                <w:rFonts w:hint="eastAsia"/>
                <w:b w:val="0"/>
                <w:bCs/>
              </w:rPr>
              <w:t>停振</w:t>
            </w:r>
          </w:p>
        </w:tc>
        <w:tc>
          <w:tcPr>
            <w:tcW w:w="205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79481808">
            <w:pPr>
              <w:snapToGrid w:val="0"/>
              <w:jc w:val="center"/>
            </w:pPr>
            <w:r>
              <w:rPr>
                <w:rFonts w:hint="eastAsia"/>
              </w:rPr>
              <w:t>0</w:t>
            </w:r>
          </w:p>
        </w:tc>
        <w:tc>
          <w:tcPr>
            <w:tcW w:w="2601"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DCEDF7E">
            <w:pPr>
              <w:snapToGrid w:val="0"/>
              <w:jc w:val="center"/>
            </w:pPr>
            <w:r>
              <w:rPr>
                <w:rFonts w:hint="eastAsia"/>
                <w:lang w:val="en-US" w:eastAsia="zh-CN"/>
              </w:rPr>
              <w:t>3.822</w:t>
            </w:r>
            <w:r>
              <w:rPr>
                <w:rFonts w:hint="eastAsia"/>
              </w:rPr>
              <w:t>m</w:t>
            </w:r>
            <w:r>
              <w:t>A</w:t>
            </w:r>
          </w:p>
        </w:tc>
      </w:tr>
      <w:tr w14:paraId="3DB48B60">
        <w:tblPrEx>
          <w:tblCellMar>
            <w:top w:w="0" w:type="dxa"/>
            <w:left w:w="0" w:type="dxa"/>
            <w:bottom w:w="0" w:type="dxa"/>
            <w:right w:w="0" w:type="dxa"/>
          </w:tblCellMar>
        </w:tblPrEx>
        <w:trPr>
          <w:trHeight w:val="0" w:hRule="atLeast"/>
          <w:jc w:val="center"/>
        </w:trPr>
        <w:tc>
          <w:tcPr>
            <w:tcW w:w="385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7220B4CD">
            <w:pPr>
              <w:snapToGrid w:val="0"/>
              <w:jc w:val="center"/>
              <w:rPr>
                <w:b w:val="0"/>
                <w:bCs/>
              </w:rPr>
            </w:pPr>
            <w:r>
              <w:rPr>
                <w:rFonts w:hint="eastAsia"/>
                <w:b w:val="0"/>
                <w:bCs/>
              </w:rPr>
              <w:t>振荡幅度最大</w:t>
            </w:r>
          </w:p>
        </w:tc>
        <w:tc>
          <w:tcPr>
            <w:tcW w:w="205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6BC523B7">
            <w:pPr>
              <w:snapToGrid w:val="0"/>
              <w:jc w:val="center"/>
              <w:rPr>
                <w:rFonts w:hint="default" w:eastAsia="宋体"/>
                <w:lang w:val="en-US" w:eastAsia="zh-CN"/>
              </w:rPr>
            </w:pPr>
            <w:r>
              <w:rPr>
                <w:rFonts w:hint="eastAsia"/>
                <w:lang w:val="en-US" w:eastAsia="zh-CN"/>
              </w:rPr>
              <w:t>17.0V</w:t>
            </w:r>
          </w:p>
        </w:tc>
        <w:tc>
          <w:tcPr>
            <w:tcW w:w="2601"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2257FD11">
            <w:pPr>
              <w:snapToGrid w:val="0"/>
              <w:jc w:val="center"/>
              <w:rPr>
                <w:rFonts w:hint="default" w:eastAsia="宋体"/>
                <w:lang w:val="en-US" w:eastAsia="zh-CN"/>
              </w:rPr>
            </w:pPr>
            <w:r>
              <w:rPr>
                <w:rFonts w:hint="eastAsia"/>
                <w:lang w:val="en-US" w:eastAsia="zh-CN"/>
              </w:rPr>
              <w:t>3.019</w:t>
            </w:r>
            <w:r>
              <w:rPr>
                <w:rFonts w:hint="eastAsia"/>
              </w:rPr>
              <w:t>m</w:t>
            </w:r>
            <w:r>
              <w:t>A</w:t>
            </w:r>
          </w:p>
        </w:tc>
      </w:tr>
      <w:tr w14:paraId="19ACFEA1">
        <w:tblPrEx>
          <w:tblCellMar>
            <w:top w:w="0" w:type="dxa"/>
            <w:left w:w="0" w:type="dxa"/>
            <w:bottom w:w="0" w:type="dxa"/>
            <w:right w:w="0" w:type="dxa"/>
          </w:tblCellMar>
        </w:tblPrEx>
        <w:trPr>
          <w:trHeight w:val="0" w:hRule="atLeast"/>
          <w:jc w:val="center"/>
        </w:trPr>
        <w:tc>
          <w:tcPr>
            <w:tcW w:w="385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7DC46944">
            <w:pPr>
              <w:snapToGrid w:val="0"/>
              <w:jc w:val="center"/>
              <w:rPr>
                <w:rFonts w:hint="default" w:eastAsia="宋体"/>
                <w:b w:val="0"/>
                <w:bCs/>
                <w:lang w:val="en-US" w:eastAsia="zh-CN"/>
              </w:rPr>
            </w:pPr>
            <w:r>
              <w:rPr>
                <w:rFonts w:hint="eastAsia"/>
                <w:b w:val="0"/>
                <w:bCs/>
                <w:lang w:val="en-US" w:eastAsia="zh-CN"/>
              </w:rPr>
              <w:t>其他起振状态</w:t>
            </w:r>
          </w:p>
        </w:tc>
        <w:tc>
          <w:tcPr>
            <w:tcW w:w="205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7C3BAFE">
            <w:pPr>
              <w:snapToGrid w:val="0"/>
              <w:jc w:val="center"/>
              <w:rPr>
                <w:rFonts w:hint="default" w:eastAsia="宋体"/>
                <w:lang w:val="en-US" w:eastAsia="zh-CN"/>
              </w:rPr>
            </w:pPr>
            <w:r>
              <w:rPr>
                <w:rFonts w:hint="eastAsia"/>
                <w:lang w:val="en-US" w:eastAsia="zh-CN"/>
              </w:rPr>
              <w:t>10.4V</w:t>
            </w:r>
          </w:p>
        </w:tc>
        <w:tc>
          <w:tcPr>
            <w:tcW w:w="2601"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4198B6C0">
            <w:pPr>
              <w:snapToGrid w:val="0"/>
              <w:jc w:val="center"/>
              <w:rPr>
                <w:rFonts w:hint="default" w:eastAsia="宋体"/>
                <w:lang w:val="en-US" w:eastAsia="zh-CN"/>
              </w:rPr>
            </w:pPr>
            <w:r>
              <w:rPr>
                <w:rFonts w:hint="eastAsia"/>
                <w:lang w:val="en-US" w:eastAsia="zh-CN"/>
              </w:rPr>
              <w:t>1.867</w:t>
            </w:r>
            <w:r>
              <w:rPr>
                <w:rFonts w:hint="eastAsia"/>
              </w:rPr>
              <w:t>m</w:t>
            </w:r>
            <w:r>
              <w:t>A</w:t>
            </w:r>
          </w:p>
        </w:tc>
      </w:tr>
      <w:tr w14:paraId="5637ABD6">
        <w:tblPrEx>
          <w:tblCellMar>
            <w:top w:w="0" w:type="dxa"/>
            <w:left w:w="0" w:type="dxa"/>
            <w:bottom w:w="0" w:type="dxa"/>
            <w:right w:w="0" w:type="dxa"/>
          </w:tblCellMar>
        </w:tblPrEx>
        <w:trPr>
          <w:trHeight w:val="0" w:hRule="atLeast"/>
          <w:jc w:val="center"/>
        </w:trPr>
        <w:tc>
          <w:tcPr>
            <w:tcW w:w="385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3133AFBD">
            <w:pPr>
              <w:snapToGrid w:val="0"/>
              <w:jc w:val="center"/>
              <w:rPr>
                <w:rFonts w:hint="eastAsia"/>
                <w:b w:val="0"/>
                <w:bCs/>
              </w:rPr>
            </w:pPr>
            <w:r>
              <w:rPr>
                <w:rFonts w:hint="eastAsia"/>
                <w:b w:val="0"/>
                <w:bCs/>
                <w:lang w:val="en-US" w:eastAsia="zh-CN"/>
              </w:rPr>
              <w:t>其他起振状态</w:t>
            </w:r>
          </w:p>
        </w:tc>
        <w:tc>
          <w:tcPr>
            <w:tcW w:w="205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11DC4451">
            <w:pPr>
              <w:snapToGrid w:val="0"/>
              <w:jc w:val="center"/>
              <w:rPr>
                <w:rFonts w:hint="default" w:eastAsia="宋体"/>
                <w:lang w:val="en-US" w:eastAsia="zh-CN"/>
              </w:rPr>
            </w:pPr>
            <w:r>
              <w:rPr>
                <w:rFonts w:hint="eastAsia"/>
                <w:lang w:val="en-US" w:eastAsia="zh-CN"/>
              </w:rPr>
              <w:t>15.0</w:t>
            </w:r>
          </w:p>
        </w:tc>
        <w:tc>
          <w:tcPr>
            <w:tcW w:w="2601"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AB2A104">
            <w:pPr>
              <w:snapToGrid w:val="0"/>
              <w:jc w:val="center"/>
              <w:rPr>
                <w:rFonts w:hint="default" w:eastAsia="宋体"/>
                <w:lang w:val="en-US" w:eastAsia="zh-CN"/>
              </w:rPr>
            </w:pPr>
            <w:r>
              <w:rPr>
                <w:rFonts w:hint="eastAsia"/>
                <w:lang w:val="en-US" w:eastAsia="zh-CN"/>
              </w:rPr>
              <w:t>3.329</w:t>
            </w:r>
            <w:r>
              <w:rPr>
                <w:rFonts w:hint="eastAsia"/>
              </w:rPr>
              <w:t>m</w:t>
            </w:r>
            <w:r>
              <w:t>A</w:t>
            </w:r>
          </w:p>
        </w:tc>
      </w:tr>
    </w:tbl>
    <w:p w14:paraId="0817B543">
      <w:r>
        <w:rPr>
          <w:rFonts w:hint="eastAsia"/>
        </w:rPr>
        <w:t>分析思路：静态电流ICQ会影响晶体管跨导gm，而增益和gm是有关系的。在饱和状态下（ICQ过大），管子电压增益AV会下降，一般取ICQ=（1~5mA）为宜。</w:t>
      </w:r>
    </w:p>
    <w:p w14:paraId="1091833D">
      <w:r>
        <w:rPr>
          <w:rFonts w:hint="eastAsia"/>
        </w:rPr>
        <w:t>3、</w:t>
      </w:r>
      <w:r>
        <w:rPr>
          <w:rFonts w:hint="eastAsia"/>
        </w:rPr>
        <w:tab/>
      </w:r>
      <w:r>
        <w:rPr>
          <w:rFonts w:hint="eastAsia"/>
        </w:rPr>
        <w:t>测量振荡器输出频率范围</w:t>
      </w:r>
    </w:p>
    <w:p w14:paraId="5083824A">
      <w:pPr>
        <w:rPr>
          <w:rFonts w:hint="eastAsia"/>
        </w:rPr>
      </w:pPr>
      <w:r>
        <w:rPr>
          <w:rFonts w:hint="eastAsia"/>
        </w:rPr>
        <w:t>将频率计接于P1处，改变CC1，用示波器从TP8观察波形及输出频率的变化情况，记录最高频率和最低频率填于2-2表中。</w:t>
      </w:r>
    </w:p>
    <w:p w14:paraId="538FE6A2">
      <w:pPr>
        <w:pStyle w:val="18"/>
        <w:rPr>
          <w:rFonts w:hint="eastAsia"/>
        </w:rPr>
      </w:pPr>
      <w:r>
        <w:rPr>
          <w:rFonts w:hint="eastAsia"/>
        </w:rPr>
        <w:t>表2-2 频率数据记载表</w:t>
      </w:r>
    </w:p>
    <w:tbl>
      <w:tblPr>
        <w:tblStyle w:val="13"/>
        <w:tblW w:w="8519" w:type="dxa"/>
        <w:jc w:val="center"/>
        <w:tblLayout w:type="autofit"/>
        <w:tblCellMar>
          <w:top w:w="0" w:type="dxa"/>
          <w:left w:w="0" w:type="dxa"/>
          <w:bottom w:w="0" w:type="dxa"/>
          <w:right w:w="0" w:type="dxa"/>
        </w:tblCellMar>
      </w:tblPr>
      <w:tblGrid>
        <w:gridCol w:w="1661"/>
        <w:gridCol w:w="3429"/>
        <w:gridCol w:w="3429"/>
      </w:tblGrid>
      <w:tr w14:paraId="5EEDF8F0">
        <w:tblPrEx>
          <w:tblCellMar>
            <w:top w:w="0" w:type="dxa"/>
            <w:left w:w="0" w:type="dxa"/>
            <w:bottom w:w="0" w:type="dxa"/>
            <w:right w:w="0" w:type="dxa"/>
          </w:tblCellMar>
        </w:tblPrEx>
        <w:trPr>
          <w:trHeight w:val="0" w:hRule="atLeast"/>
          <w:tblHeader/>
          <w:jc w:val="center"/>
        </w:trPr>
        <w:tc>
          <w:tcPr>
            <w:tcW w:w="1661"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8905C28">
            <w:pPr>
              <w:widowControl/>
              <w:snapToGrid w:val="0"/>
              <w:ind w:left="0" w:leftChars="0" w:right="0" w:rightChars="0" w:firstLine="0" w:firstLineChars="0"/>
              <w:jc w:val="center"/>
              <w:rPr>
                <w:rFonts w:ascii="Times New Roman" w:hAnsi="Arial" w:eastAsia="宋体" w:cs="Arial"/>
                <w:b/>
                <w:kern w:val="0"/>
                <w:sz w:val="21"/>
                <w:szCs w:val="24"/>
              </w:rPr>
            </w:pPr>
          </w:p>
        </w:tc>
        <w:tc>
          <w:tcPr>
            <w:tcW w:w="342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352C602B">
            <w:pPr>
              <w:widowControl/>
              <w:snapToGrid w:val="0"/>
              <w:ind w:left="0" w:leftChars="0" w:right="0" w:rightChars="0" w:firstLine="0" w:firstLineChars="0"/>
              <w:jc w:val="center"/>
              <w:rPr>
                <w:rFonts w:hint="default" w:ascii="Times New Roman" w:hAnsi="Arial" w:eastAsia="宋体" w:cs="Arial"/>
                <w:b w:val="0"/>
                <w:bCs/>
                <w:kern w:val="0"/>
                <w:sz w:val="21"/>
                <w:szCs w:val="24"/>
                <w:lang w:val="en-US" w:eastAsia="zh-CN"/>
              </w:rPr>
            </w:pPr>
            <w:r>
              <w:rPr>
                <w:rFonts w:hint="eastAsia" w:ascii="Times New Roman" w:eastAsia="宋体"/>
                <w:b w:val="0"/>
                <w:bCs/>
                <w:color w:val="000000"/>
                <w:sz w:val="21"/>
                <w:szCs w:val="21"/>
                <w:lang w:val="en-US" w:eastAsia="zh-CN"/>
              </w:rPr>
              <w:t>理论值TP8</w:t>
            </w:r>
          </w:p>
        </w:tc>
        <w:tc>
          <w:tcPr>
            <w:tcW w:w="342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7A409FEC">
            <w:pPr>
              <w:widowControl/>
              <w:snapToGrid w:val="0"/>
              <w:ind w:left="0" w:leftChars="0" w:right="0" w:rightChars="0" w:firstLine="0" w:firstLineChars="0"/>
              <w:jc w:val="center"/>
              <w:rPr>
                <w:rFonts w:hint="default" w:ascii="Times New Roman" w:eastAsia="宋体"/>
                <w:b w:val="0"/>
                <w:bCs/>
                <w:color w:val="000000"/>
                <w:sz w:val="21"/>
                <w:szCs w:val="21"/>
                <w:lang w:val="en-US" w:eastAsia="zh-CN"/>
              </w:rPr>
            </w:pPr>
            <w:r>
              <w:rPr>
                <w:rFonts w:hint="eastAsia" w:ascii="Times New Roman" w:eastAsia="宋体"/>
                <w:b w:val="0"/>
                <w:bCs/>
                <w:color w:val="000000"/>
                <w:sz w:val="21"/>
                <w:szCs w:val="21"/>
                <w:lang w:val="en-US" w:eastAsia="zh-CN"/>
              </w:rPr>
              <w:t>实测值TP4</w:t>
            </w:r>
          </w:p>
        </w:tc>
      </w:tr>
      <w:tr w14:paraId="18574901">
        <w:tblPrEx>
          <w:tblCellMar>
            <w:top w:w="0" w:type="dxa"/>
            <w:left w:w="0" w:type="dxa"/>
            <w:bottom w:w="0" w:type="dxa"/>
            <w:right w:w="0" w:type="dxa"/>
          </w:tblCellMar>
        </w:tblPrEx>
        <w:trPr>
          <w:trHeight w:val="0" w:hRule="atLeast"/>
          <w:jc w:val="center"/>
        </w:trPr>
        <w:tc>
          <w:tcPr>
            <w:tcW w:w="1661"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0936425F">
            <w:pPr>
              <w:widowControl/>
              <w:snapToGrid w:val="0"/>
              <w:ind w:left="0" w:leftChars="0" w:right="0" w:rightChars="0" w:firstLine="0" w:firstLineChars="0"/>
              <w:jc w:val="center"/>
              <w:rPr>
                <w:rFonts w:ascii="Times New Roman" w:eastAsia="宋体"/>
                <w:i/>
                <w:iCs/>
                <w:color w:val="000000"/>
                <w:sz w:val="21"/>
                <w:szCs w:val="28"/>
              </w:rPr>
            </w:pPr>
            <w:r>
              <w:rPr>
                <w:rFonts w:ascii="Times New Roman" w:eastAsia="宋体"/>
                <w:i/>
                <w:iCs/>
                <w:color w:val="000000"/>
                <w:sz w:val="21"/>
                <w:szCs w:val="28"/>
              </w:rPr>
              <w:t>f</w:t>
            </w:r>
            <w:r>
              <w:rPr>
                <w:rFonts w:ascii="Times New Roman" w:eastAsia="宋体"/>
                <w:color w:val="000000"/>
                <w:position w:val="-10"/>
                <w:sz w:val="21"/>
                <w:szCs w:val="28"/>
                <w:vertAlign w:val="subscript"/>
              </w:rPr>
              <w:t>max</w:t>
            </w:r>
          </w:p>
        </w:tc>
        <w:tc>
          <w:tcPr>
            <w:tcW w:w="342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1F2FBE69">
            <w:pPr>
              <w:widowControl/>
              <w:snapToGrid w:val="0"/>
              <w:ind w:left="0" w:leftChars="0" w:right="0" w:rightChars="0" w:firstLine="0" w:firstLineChars="0"/>
              <w:jc w:val="center"/>
              <w:rPr>
                <w:rFonts w:hint="default" w:ascii="Times New Roman" w:eastAsia="宋体"/>
                <w:color w:val="000000"/>
                <w:sz w:val="21"/>
                <w:szCs w:val="21"/>
                <w:lang w:val="en-US" w:eastAsia="zh-CN"/>
              </w:rPr>
            </w:pPr>
            <w:r>
              <w:rPr>
                <w:rFonts w:hint="eastAsia" w:ascii="Times New Roman" w:eastAsia="宋体"/>
                <w:color w:val="000000"/>
                <w:sz w:val="21"/>
                <w:szCs w:val="21"/>
                <w:lang w:val="en-US" w:eastAsia="zh-CN"/>
              </w:rPr>
              <w:t>5.01M</w:t>
            </w:r>
          </w:p>
        </w:tc>
        <w:tc>
          <w:tcPr>
            <w:tcW w:w="342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0184E1E4">
            <w:pPr>
              <w:widowControl/>
              <w:snapToGrid w:val="0"/>
              <w:ind w:left="0" w:leftChars="0" w:right="0" w:rightChars="0" w:firstLine="0" w:firstLineChars="0"/>
              <w:jc w:val="center"/>
              <w:rPr>
                <w:rFonts w:hint="default" w:ascii="Times New Roman" w:eastAsia="宋体"/>
                <w:color w:val="000000"/>
                <w:sz w:val="21"/>
                <w:szCs w:val="21"/>
                <w:lang w:val="en-US" w:eastAsia="zh-CN"/>
              </w:rPr>
            </w:pPr>
            <w:r>
              <w:rPr>
                <w:rFonts w:hint="eastAsia" w:ascii="Times New Roman" w:eastAsia="宋体"/>
                <w:color w:val="000000"/>
                <w:sz w:val="21"/>
                <w:szCs w:val="21"/>
                <w:lang w:val="en-US" w:eastAsia="zh-CN"/>
              </w:rPr>
              <w:t>4.762M</w:t>
            </w:r>
          </w:p>
        </w:tc>
      </w:tr>
      <w:tr w14:paraId="7B77B46B">
        <w:tblPrEx>
          <w:tblCellMar>
            <w:top w:w="0" w:type="dxa"/>
            <w:left w:w="0" w:type="dxa"/>
            <w:bottom w:w="0" w:type="dxa"/>
            <w:right w:w="0" w:type="dxa"/>
          </w:tblCellMar>
        </w:tblPrEx>
        <w:trPr>
          <w:trHeight w:val="0" w:hRule="atLeast"/>
          <w:jc w:val="center"/>
        </w:trPr>
        <w:tc>
          <w:tcPr>
            <w:tcW w:w="1661"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71FCD3E6">
            <w:pPr>
              <w:widowControl/>
              <w:snapToGrid w:val="0"/>
              <w:ind w:left="0" w:leftChars="0" w:right="0" w:rightChars="0" w:firstLine="0" w:firstLineChars="0"/>
              <w:jc w:val="center"/>
              <w:rPr>
                <w:rFonts w:ascii="Times New Roman" w:hAnsi="Arial" w:eastAsia="宋体" w:cs="Arial"/>
                <w:kern w:val="0"/>
                <w:sz w:val="21"/>
                <w:szCs w:val="24"/>
              </w:rPr>
            </w:pPr>
            <w:r>
              <w:rPr>
                <w:rFonts w:ascii="Times New Roman" w:eastAsia="宋体"/>
                <w:i/>
                <w:iCs/>
                <w:color w:val="000000"/>
                <w:sz w:val="21"/>
                <w:szCs w:val="28"/>
              </w:rPr>
              <w:t>f</w:t>
            </w:r>
            <w:r>
              <w:rPr>
                <w:rFonts w:ascii="Times New Roman" w:eastAsia="宋体"/>
                <w:color w:val="000000"/>
                <w:position w:val="-10"/>
                <w:sz w:val="21"/>
                <w:szCs w:val="28"/>
                <w:vertAlign w:val="subscript"/>
              </w:rPr>
              <w:t>min</w:t>
            </w:r>
          </w:p>
        </w:tc>
        <w:tc>
          <w:tcPr>
            <w:tcW w:w="342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0B5A04B0">
            <w:pPr>
              <w:widowControl/>
              <w:snapToGrid w:val="0"/>
              <w:ind w:left="0" w:leftChars="0" w:right="0" w:rightChars="0" w:firstLine="0" w:firstLineChars="0"/>
              <w:jc w:val="center"/>
              <w:rPr>
                <w:rFonts w:ascii="Times New Roman" w:hAnsi="Arial" w:eastAsia="宋体" w:cs="Arial"/>
                <w:kern w:val="0"/>
                <w:sz w:val="21"/>
                <w:szCs w:val="24"/>
              </w:rPr>
            </w:pPr>
            <w:r>
              <w:rPr>
                <w:rFonts w:ascii="Times New Roman" w:eastAsia="宋体"/>
                <w:color w:val="000000"/>
                <w:sz w:val="21"/>
                <w:szCs w:val="21"/>
              </w:rPr>
              <w:t> 4.</w:t>
            </w:r>
            <w:r>
              <w:rPr>
                <w:rFonts w:hint="eastAsia" w:ascii="Times New Roman" w:eastAsia="宋体"/>
                <w:color w:val="000000"/>
                <w:sz w:val="21"/>
                <w:szCs w:val="21"/>
                <w:lang w:val="en-US" w:eastAsia="zh-CN"/>
              </w:rPr>
              <w:t>294</w:t>
            </w:r>
            <w:r>
              <w:rPr>
                <w:rFonts w:ascii="Times New Roman" w:eastAsia="宋体"/>
                <w:color w:val="000000"/>
                <w:sz w:val="21"/>
                <w:szCs w:val="21"/>
              </w:rPr>
              <w:t>M</w:t>
            </w:r>
          </w:p>
        </w:tc>
        <w:tc>
          <w:tcPr>
            <w:tcW w:w="342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C9FCDDC">
            <w:pPr>
              <w:widowControl/>
              <w:snapToGrid w:val="0"/>
              <w:ind w:left="0" w:leftChars="0" w:right="0" w:rightChars="0" w:firstLine="0" w:firstLineChars="0"/>
              <w:jc w:val="center"/>
              <w:rPr>
                <w:rFonts w:hint="default" w:ascii="Times New Roman" w:eastAsia="宋体"/>
                <w:color w:val="000000"/>
                <w:sz w:val="21"/>
                <w:szCs w:val="21"/>
                <w:lang w:val="en-US" w:eastAsia="zh-CN"/>
              </w:rPr>
            </w:pPr>
            <w:r>
              <w:rPr>
                <w:rFonts w:hint="eastAsia" w:ascii="Times New Roman" w:eastAsia="宋体"/>
                <w:color w:val="000000"/>
                <w:sz w:val="21"/>
                <w:szCs w:val="21"/>
                <w:lang w:val="en-US" w:eastAsia="zh-CN"/>
              </w:rPr>
              <w:t>4.065M</w:t>
            </w:r>
          </w:p>
        </w:tc>
      </w:tr>
    </w:tbl>
    <w:p w14:paraId="035FBF5A">
      <w:r>
        <w:rPr>
          <w:rFonts w:hint="eastAsia"/>
        </w:rPr>
        <w:t>４、晶体振荡器</w:t>
      </w:r>
    </w:p>
    <w:p w14:paraId="4A1EEE03">
      <w:pPr>
        <w:ind w:firstLine="480"/>
        <w:rPr>
          <w:rFonts w:hint="eastAsia"/>
        </w:rPr>
      </w:pPr>
      <w:r>
        <w:rPr>
          <w:rFonts w:hint="eastAsia"/>
        </w:rPr>
        <w:t>将开关S2拨为“00”，S1拨为“10”，由N1、C3、C10、C11、晶体CRY1与C4构成晶体振荡器，记录输出波形及频率。</w:t>
      </w:r>
    </w:p>
    <w:p w14:paraId="65AB3F4B">
      <w:pPr>
        <w:ind w:firstLine="480"/>
        <w:rPr>
          <w:rFonts w:hint="eastAsia"/>
        </w:rPr>
      </w:pPr>
    </w:p>
    <w:p w14:paraId="671E4225">
      <w:pPr>
        <w:ind w:firstLine="480"/>
        <w:rPr>
          <w:rFonts w:hint="default"/>
          <w:lang w:val="en-US" w:eastAsia="zh-CN"/>
        </w:rPr>
      </w:pPr>
      <w:r>
        <w:rPr>
          <w:rFonts w:hint="eastAsia"/>
          <w:lang w:val="en-US" w:eastAsia="zh-CN"/>
        </w:rPr>
        <w:t>实验中测得</w:t>
      </w:r>
      <w:r>
        <w:rPr>
          <w:rFonts w:hint="eastAsia"/>
          <w:i/>
          <w:iCs/>
        </w:rPr>
        <w:t>V</w:t>
      </w:r>
      <w:r>
        <w:rPr>
          <w:rFonts w:hint="eastAsia"/>
          <w:vertAlign w:val="subscript"/>
        </w:rPr>
        <w:t>TP4</w:t>
      </w:r>
      <w:r>
        <w:rPr>
          <w:rFonts w:hint="eastAsia"/>
          <w:lang w:val="en-US" w:eastAsia="zh-CN"/>
        </w:rPr>
        <w:t>频率为4.502MHz。</w:t>
      </w:r>
    </w:p>
    <w:p w14:paraId="1A2E9FEA">
      <w:pPr>
        <w:pStyle w:val="3"/>
        <w:rPr>
          <w:rFonts w:hint="eastAsia" w:eastAsia="宋体"/>
          <w:lang w:val="en-US" w:eastAsia="zh-CN"/>
        </w:rPr>
      </w:pPr>
      <w:bookmarkStart w:id="20" w:name="_Toc153277360"/>
      <w:r>
        <w:rPr>
          <w:rFonts w:hint="eastAsia"/>
        </w:rPr>
        <w:t>六、实验</w:t>
      </w:r>
      <w:bookmarkEnd w:id="20"/>
      <w:r>
        <w:rPr>
          <w:rFonts w:hint="eastAsia"/>
          <w:lang w:val="en-US" w:eastAsia="zh-CN"/>
        </w:rPr>
        <w:t>思考</w:t>
      </w:r>
    </w:p>
    <w:p w14:paraId="72CEEC08">
      <w:pPr>
        <w:rPr>
          <w:b/>
          <w:bCs/>
          <w:highlight w:val="none"/>
        </w:rPr>
      </w:pPr>
      <w:r>
        <w:rPr>
          <w:rFonts w:hint="eastAsia"/>
          <w:b/>
          <w:bCs/>
          <w:highlight w:val="none"/>
          <w:lang w:val="en-US" w:eastAsia="zh-CN"/>
        </w:rPr>
        <w:t>1.分析静态工作点、反馈系数F对振荡器起振条件和输出波形振幅的影响，并用所学理论加以分析。</w:t>
      </w:r>
    </w:p>
    <w:p w14:paraId="3A50F612">
      <w:pPr>
        <w:ind w:firstLine="480" w:firstLineChars="200"/>
        <w:rPr>
          <w:rFonts w:hint="default" w:eastAsia="宋体"/>
          <w:highlight w:val="none"/>
          <w:lang w:val="en-US" w:eastAsia="zh-CN"/>
        </w:rPr>
      </w:pPr>
      <w:r>
        <w:rPr>
          <w:rFonts w:hint="eastAsia"/>
          <w:highlight w:val="none"/>
          <w:lang w:val="en-US" w:eastAsia="zh-CN"/>
        </w:rPr>
        <w:t>首先讨论静态工作点：</w:t>
      </w:r>
    </w:p>
    <w:p w14:paraId="130CB7E0">
      <w:pPr>
        <w:ind w:firstLine="480" w:firstLineChars="200"/>
        <w:rPr>
          <w:rFonts w:hint="eastAsia"/>
          <w:highlight w:val="none"/>
        </w:rPr>
      </w:pPr>
      <w:r>
        <w:rPr>
          <w:rFonts w:hint="eastAsia"/>
          <w:highlight w:val="none"/>
        </w:rPr>
        <w:t>起振条件要求环路增益 AF&gt;1，其中A为放大器增益</w:t>
      </w:r>
      <w:r>
        <w:rPr>
          <w:rFonts w:hint="eastAsia"/>
          <w:highlight w:val="none"/>
          <w:lang w:eastAsia="zh-CN"/>
        </w:rPr>
        <w:t>，</w:t>
      </w:r>
      <w:r>
        <w:rPr>
          <w:rFonts w:hint="eastAsia"/>
          <w:highlight w:val="none"/>
          <w:lang w:val="en-US" w:eastAsia="zh-CN"/>
        </w:rPr>
        <w:t>满足</w:t>
      </w:r>
      <m:oMath>
        <m:sSub>
          <m:sSubPr>
            <m:ctrlPr>
              <w:rPr>
                <w:rFonts w:hint="eastAsia" w:ascii="Cambria Math" w:hAnsi="Cambria Math"/>
                <w:highlight w:val="none"/>
              </w:rPr>
            </m:ctrlPr>
          </m:sSubPr>
          <m:e>
            <m:r>
              <m:rPr>
                <m:sty m:val="p"/>
              </m:rPr>
              <w:rPr>
                <w:rFonts w:hint="eastAsia" w:ascii="Times New Roman" w:hAnsi="Times New Roman"/>
                <w:highlight w:val="none"/>
                <w:lang w:val="en-US" w:eastAsia="zh-CN"/>
              </w:rPr>
              <m:t>A</m:t>
            </m:r>
            <m:ctrlPr>
              <w:rPr>
                <w:rFonts w:hint="eastAsia" w:ascii="Cambria Math" w:hAnsi="Cambria Math"/>
                <w:highlight w:val="none"/>
              </w:rPr>
            </m:ctrlPr>
          </m:e>
          <m:sub>
            <m:r>
              <m:rPr>
                <m:sty m:val="p"/>
              </m:rPr>
              <w:rPr>
                <w:rFonts w:hint="eastAsia" w:ascii="Times New Roman" w:hAnsi="Times New Roman"/>
                <w:highlight w:val="none"/>
                <w:lang w:val="en-US" w:eastAsia="zh-CN"/>
              </w:rPr>
              <m:t>V</m:t>
            </m:r>
            <m:ctrlPr>
              <w:rPr>
                <w:rFonts w:hint="eastAsia" w:ascii="Cambria Math" w:hAnsi="Cambria Math"/>
                <w:highlight w:val="none"/>
              </w:rPr>
            </m:ctrlPr>
          </m:sub>
        </m:sSub>
        <m:r>
          <m:rPr>
            <m:sty m:val="p"/>
          </m:rPr>
          <w:rPr>
            <w:rFonts w:hint="eastAsia" w:ascii="Times New Roman" w:hAnsi="Times New Roman"/>
            <w:highlight w:val="none"/>
            <w:lang w:val="en-US" w:eastAsia="zh-CN"/>
          </w:rPr>
          <m:t>=−</m:t>
        </m:r>
        <m:f>
          <m:fPr>
            <m:ctrlPr>
              <w:rPr>
                <w:rFonts w:hint="eastAsia" w:ascii="Cambria Math" w:hAnsi="Cambria Math"/>
                <w:highlight w:val="none"/>
                <w:lang w:val="en-US" w:eastAsia="zh-CN"/>
              </w:rPr>
            </m:ctrlPr>
          </m:fPr>
          <m:num>
            <m:sSub>
              <m:sSubPr>
                <m:ctrlPr>
                  <w:rPr>
                    <w:rFonts w:hint="eastAsia" w:ascii="Cambria Math" w:hAnsi="Cambria Math"/>
                    <w:highlight w:val="none"/>
                    <w:lang w:val="en-US" w:eastAsia="zh-CN"/>
                  </w:rPr>
                </m:ctrlPr>
              </m:sSubPr>
              <m:e>
                <m:r>
                  <m:rPr>
                    <m:sty m:val="p"/>
                  </m:rPr>
                  <w:rPr>
                    <w:rFonts w:hint="eastAsia" w:ascii="Times New Roman" w:hAnsi="Times New Roman"/>
                    <w:highlight w:val="none"/>
                    <w:lang w:val="en-US" w:eastAsia="zh-CN"/>
                  </w:rPr>
                  <m:t>Y</m:t>
                </m:r>
                <m:ctrlPr>
                  <w:rPr>
                    <w:rFonts w:hint="eastAsia" w:ascii="Cambria Math" w:hAnsi="Cambria Math"/>
                    <w:highlight w:val="none"/>
                    <w:lang w:val="en-US" w:eastAsia="zh-CN"/>
                  </w:rPr>
                </m:ctrlPr>
              </m:e>
              <m:sub>
                <m:r>
                  <m:rPr>
                    <m:sty m:val="p"/>
                  </m:rPr>
                  <w:rPr>
                    <w:rFonts w:hint="eastAsia" w:ascii="Times New Roman" w:hAnsi="Times New Roman"/>
                    <w:highlight w:val="none"/>
                    <w:lang w:val="en-US" w:eastAsia="zh-CN"/>
                  </w:rPr>
                  <m:t>fe</m:t>
                </m:r>
                <m:ctrlPr>
                  <w:rPr>
                    <w:rFonts w:hint="eastAsia" w:ascii="Cambria Math" w:hAnsi="Cambria Math"/>
                    <w:highlight w:val="none"/>
                    <w:lang w:val="en-US" w:eastAsia="zh-CN"/>
                  </w:rPr>
                </m:ctrlPr>
              </m:sub>
            </m:sSub>
            <m:ctrlPr>
              <w:rPr>
                <w:rFonts w:hint="eastAsia" w:ascii="Cambria Math" w:hAnsi="Cambria Math"/>
                <w:highlight w:val="none"/>
                <w:lang w:val="en-US" w:eastAsia="zh-CN"/>
              </w:rPr>
            </m:ctrlPr>
          </m:num>
          <m:den>
            <m:sSub>
              <m:sSubPr>
                <m:ctrlPr>
                  <w:rPr>
                    <w:rFonts w:hint="eastAsia" w:ascii="Cambria Math" w:hAnsi="Cambria Math"/>
                    <w:highlight w:val="none"/>
                    <w:lang w:val="en-US" w:eastAsia="zh-CN"/>
                  </w:rPr>
                </m:ctrlPr>
              </m:sSubPr>
              <m:e>
                <m:r>
                  <m:rPr>
                    <m:sty m:val="p"/>
                  </m:rPr>
                  <w:rPr>
                    <w:rFonts w:hint="eastAsia" w:ascii="Times New Roman" w:hAnsi="Times New Roman"/>
                    <w:highlight w:val="none"/>
                    <w:lang w:val="en-US" w:eastAsia="zh-CN"/>
                  </w:rPr>
                  <m:t>Y</m:t>
                </m:r>
                <m:ctrlPr>
                  <w:rPr>
                    <w:rFonts w:hint="eastAsia" w:ascii="Cambria Math" w:hAnsi="Cambria Math"/>
                    <w:highlight w:val="none"/>
                    <w:lang w:val="en-US" w:eastAsia="zh-CN"/>
                  </w:rPr>
                </m:ctrlPr>
              </m:e>
              <m:sub>
                <m:r>
                  <m:rPr>
                    <m:sty m:val="p"/>
                  </m:rPr>
                  <w:rPr>
                    <w:rFonts w:hint="eastAsia" w:ascii="Times New Roman" w:hAnsi="Times New Roman"/>
                    <w:highlight w:val="none"/>
                    <w:lang w:val="en-US" w:eastAsia="zh-CN"/>
                  </w:rPr>
                  <m:t>oe</m:t>
                </m:r>
                <m:ctrlPr>
                  <w:rPr>
                    <w:rFonts w:hint="eastAsia" w:ascii="Cambria Math" w:hAnsi="Cambria Math"/>
                    <w:highlight w:val="none"/>
                    <w:lang w:val="en-US" w:eastAsia="zh-CN"/>
                  </w:rPr>
                </m:ctrlPr>
              </m:sub>
            </m:sSub>
            <m:r>
              <m:rPr>
                <m:sty m:val="p"/>
              </m:rPr>
              <w:rPr>
                <w:rFonts w:hint="eastAsia" w:ascii="Times New Roman" w:hAnsi="Times New Roman"/>
                <w:highlight w:val="none"/>
                <w:lang w:val="en-US" w:eastAsia="zh-CN"/>
              </w:rPr>
              <m:t>+</m:t>
            </m:r>
            <m:sSub>
              <m:sSubPr>
                <m:ctrlPr>
                  <w:rPr>
                    <w:rFonts w:hint="eastAsia" w:ascii="Cambria Math" w:hAnsi="Cambria Math"/>
                    <w:highlight w:val="none"/>
                    <w:lang w:val="en-US" w:eastAsia="zh-CN"/>
                  </w:rPr>
                </m:ctrlPr>
              </m:sSubPr>
              <m:e>
                <m:r>
                  <m:rPr>
                    <m:sty m:val="p"/>
                  </m:rPr>
                  <w:rPr>
                    <w:rFonts w:hint="eastAsia" w:ascii="Times New Roman" w:hAnsi="Times New Roman"/>
                    <w:highlight w:val="none"/>
                    <w:lang w:val="en-US" w:eastAsia="zh-CN"/>
                  </w:rPr>
                  <m:t>Y</m:t>
                </m:r>
                <m:ctrlPr>
                  <w:rPr>
                    <w:rFonts w:hint="eastAsia" w:ascii="Cambria Math" w:hAnsi="Cambria Math"/>
                    <w:highlight w:val="none"/>
                    <w:lang w:val="en-US" w:eastAsia="zh-CN"/>
                  </w:rPr>
                </m:ctrlPr>
              </m:e>
              <m:sub>
                <m:r>
                  <m:rPr>
                    <m:sty m:val="p"/>
                  </m:rPr>
                  <w:rPr>
                    <w:rFonts w:hint="eastAsia" w:ascii="Times New Roman" w:hAnsi="Times New Roman"/>
                    <w:highlight w:val="none"/>
                    <w:lang w:val="en-US" w:eastAsia="zh-CN"/>
                  </w:rPr>
                  <m:t>L</m:t>
                </m:r>
                <m:ctrlPr>
                  <w:rPr>
                    <w:rFonts w:hint="eastAsia" w:ascii="Cambria Math" w:hAnsi="Cambria Math"/>
                    <w:highlight w:val="none"/>
                    <w:lang w:val="en-US" w:eastAsia="zh-CN"/>
                  </w:rPr>
                </m:ctrlPr>
              </m:sub>
            </m:sSub>
            <m:ctrlPr>
              <w:rPr>
                <w:rFonts w:hint="eastAsia" w:ascii="Cambria Math" w:hAnsi="Cambria Math"/>
                <w:highlight w:val="none"/>
                <w:lang w:val="en-US" w:eastAsia="zh-CN"/>
              </w:rPr>
            </m:ctrlPr>
          </m:den>
        </m:f>
      </m:oMath>
      <w:r>
        <w:rPr>
          <w:rFonts w:hint="eastAsia" w:hAnsi="Cambria Math"/>
          <w:i w:val="0"/>
          <w:highlight w:val="none"/>
          <w:lang w:val="en-US" w:eastAsia="zh-CN"/>
        </w:rPr>
        <w:t>，其中</w:t>
      </w:r>
      <m:oMath>
        <m:sSub>
          <m:sSubPr>
            <m:ctrlPr>
              <w:rPr>
                <w:rFonts w:hint="eastAsia" w:ascii="Cambria Math" w:hAnsi="Cambria Math"/>
                <w:highlight w:val="none"/>
                <w:lang w:val="en-US" w:eastAsia="zh-CN"/>
              </w:rPr>
            </m:ctrlPr>
          </m:sSubPr>
          <m:e>
            <m:r>
              <m:rPr>
                <m:sty m:val="p"/>
              </m:rPr>
              <w:rPr>
                <w:rFonts w:hint="eastAsia" w:ascii="Times New Roman" w:hAnsi="Times New Roman"/>
                <w:highlight w:val="none"/>
                <w:lang w:val="en-US" w:eastAsia="zh-CN"/>
              </w:rPr>
              <m:t>Y</m:t>
            </m:r>
            <m:ctrlPr>
              <w:rPr>
                <w:rFonts w:hint="eastAsia" w:ascii="Cambria Math" w:hAnsi="Cambria Math"/>
                <w:highlight w:val="none"/>
                <w:lang w:val="en-US" w:eastAsia="zh-CN"/>
              </w:rPr>
            </m:ctrlPr>
          </m:e>
          <m:sub>
            <m:r>
              <m:rPr>
                <m:sty m:val="p"/>
              </m:rPr>
              <w:rPr>
                <w:rFonts w:hint="eastAsia" w:ascii="Times New Roman" w:hAnsi="Times New Roman"/>
                <w:highlight w:val="none"/>
                <w:lang w:val="en-US" w:eastAsia="zh-CN"/>
              </w:rPr>
              <m:t>fe</m:t>
            </m:r>
            <m:ctrlPr>
              <w:rPr>
                <w:rFonts w:hint="eastAsia" w:ascii="Cambria Math" w:hAnsi="Cambria Math"/>
                <w:highlight w:val="none"/>
                <w:lang w:val="en-US" w:eastAsia="zh-CN"/>
              </w:rPr>
            </m:ctrlPr>
          </m:sub>
        </m:sSub>
        <m:r>
          <m:rPr>
            <m:sty m:val="p"/>
          </m:rPr>
          <w:rPr>
            <w:rFonts w:hint="default" w:ascii="Cambria Math" w:hAnsi="Cambria Math" w:cs="Cambria Math"/>
            <w:highlight w:val="none"/>
            <w:lang w:val="en-US" w:eastAsia="zh-CN"/>
          </w:rPr>
          <m:t>≈</m:t>
        </m:r>
        <m:r>
          <m:rPr>
            <m:sty m:val="p"/>
          </m:rPr>
          <w:rPr>
            <w:rFonts w:hint="eastAsia" w:ascii="Cambria Math" w:hAnsi="Cambria Math"/>
            <w:highlight w:val="none"/>
            <w:lang w:val="en-US" w:eastAsia="zh-CN"/>
          </w:rPr>
          <m:t>gm</m:t>
        </m:r>
      </m:oMath>
      <w:r>
        <w:rPr>
          <w:rFonts w:hint="eastAsia"/>
          <w:highlight w:val="none"/>
        </w:rPr>
        <w:t>。静态工作点决定了晶体管跨导 gm和输出电阻等参数。当静态集电极电流 ICQ 适当时，gm较大，放大器增益A较高，易于满足起振条件；若 ICQ 过小，gm小，增益不足，可能无法起振；若 ICQ过大，晶体管易进入饱和区，实际增益反而下降，且环路相位可能偏离360°，同样不利于起振。</w:t>
      </w:r>
    </w:p>
    <w:p w14:paraId="7C0C55F7">
      <w:pPr>
        <w:ind w:firstLine="480" w:firstLineChars="200"/>
        <w:rPr>
          <w:rFonts w:hint="eastAsia"/>
          <w:highlight w:val="none"/>
          <w:lang w:val="en-US" w:eastAsia="zh-CN"/>
        </w:rPr>
      </w:pPr>
      <w:r>
        <w:rPr>
          <w:rFonts w:hint="eastAsia"/>
          <w:highlight w:val="none"/>
          <w:lang w:val="en-US" w:eastAsia="zh-CN"/>
        </w:rPr>
        <w:t>而当成功起振以后，振幅逐渐增大，直至受到晶体管非线性限制而稳定。静态工作点影响非线性限制点：若 ICQ设置较高，晶体管线性区范围宽，可输出较大振幅而不失真；若 ICQ 偏低，则振幅增大后易进入截止区，产生底部削波失真。此外，起振过程中会有自偏压现象，也就是发射极电阻旁路电容不足，会使工作点向截止方向移动，合理设置静态点可平衡自偏压影响，获得稳定且失真小的波形。</w:t>
      </w:r>
    </w:p>
    <w:p w14:paraId="6BA3467B">
      <w:pPr>
        <w:ind w:firstLine="480" w:firstLineChars="200"/>
        <w:rPr>
          <w:rFonts w:hint="eastAsia"/>
          <w:highlight w:val="none"/>
          <w:lang w:val="en-US" w:eastAsia="zh-CN"/>
        </w:rPr>
      </w:pPr>
      <w:r>
        <w:rPr>
          <w:rFonts w:hint="eastAsia"/>
          <w:highlight w:val="none"/>
          <w:lang w:val="en-US" w:eastAsia="zh-CN"/>
        </w:rPr>
        <w:t>再讨论反馈系数F：</w:t>
      </w:r>
    </w:p>
    <w:p w14:paraId="744EC46E">
      <w:pPr>
        <w:ind w:firstLine="480" w:firstLineChars="200"/>
        <w:rPr>
          <w:rFonts w:hint="default"/>
          <w:highlight w:val="none"/>
          <w:lang w:val="en-US" w:eastAsia="zh-CN"/>
        </w:rPr>
      </w:pPr>
      <w:r>
        <w:rPr>
          <w:rFonts w:hint="default"/>
          <w:highlight w:val="none"/>
          <w:lang w:val="en-US" w:eastAsia="zh-CN"/>
        </w:rPr>
        <w:t>环路增益 AF，当A一定时，F过小则环路增益不足，难以起振；F过大则环路增益过大，虽易于起振，但可能导致振荡过强，</w:t>
      </w:r>
      <w:r>
        <w:rPr>
          <w:rFonts w:hint="eastAsia"/>
          <w:highlight w:val="none"/>
          <w:lang w:val="en-US" w:eastAsia="zh-CN"/>
        </w:rPr>
        <w:t>难以稳定，进而使得</w:t>
      </w:r>
      <w:r>
        <w:rPr>
          <w:rFonts w:hint="default"/>
          <w:highlight w:val="none"/>
          <w:lang w:val="en-US" w:eastAsia="zh-CN"/>
        </w:rPr>
        <w:t>晶体管迅速进入非线性区，反而使增益下降，最终可能停振或产生间歇振荡。</w:t>
      </w:r>
    </w:p>
    <w:p w14:paraId="6BD97172">
      <w:pPr>
        <w:ind w:firstLine="480" w:firstLineChars="200"/>
        <w:rPr>
          <w:rFonts w:hint="default"/>
          <w:highlight w:val="none"/>
          <w:lang w:val="en-US" w:eastAsia="zh-CN"/>
        </w:rPr>
      </w:pPr>
      <w:r>
        <w:rPr>
          <w:rFonts w:hint="default"/>
          <w:highlight w:val="none"/>
          <w:lang w:val="en-US" w:eastAsia="zh-CN"/>
        </w:rPr>
        <w:t>F影响振荡的建立速度和稳态振幅。F较大时，反馈强，振荡建立快，但易使晶体管工作于强非线性状态，波形失真大（顶部或底部削波）；F较小时，反馈弱，振荡建立慢，振幅较小，但波形更接近正弦。</w:t>
      </w:r>
      <w:r>
        <w:rPr>
          <w:rFonts w:hint="eastAsia"/>
          <w:highlight w:val="none"/>
          <w:lang w:val="en-US" w:eastAsia="zh-CN"/>
        </w:rPr>
        <w:t>所以</w:t>
      </w:r>
      <w:r>
        <w:rPr>
          <w:rFonts w:hint="default"/>
          <w:highlight w:val="none"/>
          <w:lang w:val="en-US" w:eastAsia="zh-CN"/>
        </w:rPr>
        <w:t>通常F</w:t>
      </w:r>
      <w:r>
        <w:rPr>
          <w:rFonts w:hint="eastAsia"/>
          <w:highlight w:val="none"/>
          <w:lang w:val="en-US" w:eastAsia="zh-CN"/>
        </w:rPr>
        <w:t>是一个比较小的值，小于</w:t>
      </w:r>
      <w:r>
        <w:rPr>
          <w:rFonts w:hint="default"/>
          <w:highlight w:val="none"/>
          <w:lang w:val="en-US" w:eastAsia="zh-CN"/>
        </w:rPr>
        <w:t>0.5，兼顾起振可靠性与波形质量。</w:t>
      </w:r>
    </w:p>
    <w:p w14:paraId="2C904C80">
      <w:pPr>
        <w:rPr>
          <w:b/>
          <w:bCs/>
        </w:rPr>
      </w:pPr>
      <w:r>
        <w:rPr>
          <w:rFonts w:hint="eastAsia"/>
          <w:b/>
          <w:bCs/>
          <w:lang w:val="en-US" w:eastAsia="zh-CN"/>
        </w:rPr>
        <w:t>2.</w:t>
      </w:r>
      <w:r>
        <w:rPr>
          <w:rFonts w:hint="eastAsia"/>
          <w:b/>
          <w:bCs/>
        </w:rPr>
        <w:t>振荡器的稳定性</w:t>
      </w:r>
    </w:p>
    <w:p w14:paraId="7B86789B">
      <w:pPr>
        <w:ind w:firstLine="420" w:firstLineChars="0"/>
        <w:rPr>
          <w:rFonts w:hint="eastAsia" w:hAnsi="Cambria Math"/>
          <w:i w:val="0"/>
          <w:lang w:val="en-US" w:eastAsia="zh-CN"/>
        </w:rPr>
      </w:pPr>
      <w:r>
        <w:rPr>
          <w:rFonts w:hint="eastAsia"/>
        </w:rPr>
        <w:t>由本次实验可以看出通过改变C</w:t>
      </w:r>
      <w:r>
        <w:t>C1</w:t>
      </w:r>
      <w:r>
        <w:rPr>
          <w:rFonts w:hint="eastAsia"/>
        </w:rPr>
        <w:t>的电容值，可以改变L</w:t>
      </w:r>
      <w:r>
        <w:t>C</w:t>
      </w:r>
      <w:r>
        <w:rPr>
          <w:rFonts w:hint="eastAsia"/>
        </w:rPr>
        <w:t>振荡器的振荡频率，其频率范围为4</w:t>
      </w:r>
      <w:r>
        <w:t>.</w:t>
      </w:r>
      <w:r>
        <w:rPr>
          <w:rFonts w:hint="eastAsia"/>
          <w:lang w:val="en-US" w:eastAsia="zh-CN"/>
        </w:rPr>
        <w:t>065</w:t>
      </w:r>
      <w:r>
        <w:t>M~</w:t>
      </w:r>
      <w:r>
        <w:rPr>
          <w:rFonts w:hint="eastAsia"/>
          <w:lang w:val="en-US" w:eastAsia="zh-CN"/>
        </w:rPr>
        <w:t>4.762</w:t>
      </w:r>
      <w:r>
        <w:t>M</w:t>
      </w:r>
      <w:r>
        <w:rPr>
          <w:rFonts w:hint="eastAsia"/>
        </w:rPr>
        <w:t>。</w:t>
      </w:r>
      <w:r>
        <w:rPr>
          <w:rFonts w:hint="eastAsia"/>
          <w:lang w:val="en-US" w:eastAsia="zh-CN"/>
        </w:rPr>
        <w:t>实验中采用TP8处的值作为理论值，可以得到其频率稳定度，</w:t>
      </w:r>
      <m:oMath>
        <m:sSub>
          <m:sSubPr>
            <m:ctrlPr>
              <w:rPr>
                <w:rFonts w:ascii="Cambria Math" w:hAnsi="Cambria Math"/>
                <w:i/>
                <w:lang w:val="en-US"/>
              </w:rPr>
            </m:ctrlPr>
          </m:sSubPr>
          <m:e>
            <m:r>
              <m:rPr/>
              <w:rPr>
                <w:rFonts w:hint="default" w:ascii="Cambria Math" w:hAnsi="Cambria Math"/>
                <w:lang w:val="en-US" w:eastAsia="zh-CN"/>
              </w:rPr>
              <m:t>f</m:t>
            </m:r>
            <m:ctrlPr>
              <w:rPr>
                <w:rFonts w:ascii="Cambria Math" w:hAnsi="Cambria Math"/>
                <w:i/>
                <w:lang w:val="en-US"/>
              </w:rPr>
            </m:ctrlPr>
          </m:e>
          <m:sub>
            <m:r>
              <m:rPr/>
              <w:rPr>
                <w:rFonts w:hint="default" w:ascii="Cambria Math" w:hAnsi="Cambria Math"/>
                <w:lang w:val="en-US" w:eastAsia="zh-CN"/>
              </w:rPr>
              <m:t>max</m:t>
            </m:r>
            <m:ctrlPr>
              <w:rPr>
                <w:rFonts w:ascii="Cambria Math" w:hAnsi="Cambria Math"/>
                <w:i/>
                <w:lang w:val="en-US"/>
              </w:rPr>
            </m:ctrlPr>
          </m:sub>
        </m:sSub>
      </m:oMath>
      <w:r>
        <w:rPr>
          <w:rFonts w:hint="eastAsia"/>
          <w:lang w:val="en-US" w:eastAsia="zh-CN"/>
        </w:rPr>
        <w:t>的频率稳定度是</w:t>
      </w:r>
      <m:oMath>
        <m:r>
          <m:rPr>
            <m:sty m:val="p"/>
          </m:rPr>
          <w:rPr>
            <w:rFonts w:hint="eastAsia"/>
            <w:lang w:val="en-US" w:eastAsia="zh-CN"/>
          </w:rPr>
          <m:t>4.95∗</m:t>
        </m:r>
        <m:sSup>
          <m:sSupPr>
            <m:ctrlPr>
              <w:rPr>
                <w:rFonts w:ascii="Cambria Math" w:hAnsi="Cambria Math"/>
                <w:i/>
                <w:lang w:val="en-US"/>
              </w:rPr>
            </m:ctrlPr>
          </m:sSupPr>
          <m:e>
            <m:r>
              <m:rPr/>
              <w:rPr>
                <w:rFonts w:hint="default" w:ascii="Cambria Math" w:hAnsi="Cambria Math"/>
                <w:lang w:val="en-US" w:eastAsia="zh-CN"/>
              </w:rPr>
              <m:t>10</m:t>
            </m:r>
            <m:ctrlPr>
              <w:rPr>
                <w:rFonts w:ascii="Cambria Math" w:hAnsi="Cambria Math"/>
                <w:i/>
                <w:lang w:val="en-US"/>
              </w:rPr>
            </m:ctrlPr>
          </m:e>
          <m:sup>
            <m:r>
              <m:rPr/>
              <w:rPr>
                <w:rFonts w:hint="default" w:ascii="Cambria Math" w:hAnsi="Cambria Math"/>
                <w:lang w:val="en-US" w:eastAsia="zh-CN"/>
              </w:rPr>
              <m:t>−2</m:t>
            </m:r>
            <m:ctrlPr>
              <w:rPr>
                <w:rFonts w:ascii="Cambria Math" w:hAnsi="Cambria Math"/>
                <w:i/>
                <w:lang w:val="en-US"/>
              </w:rPr>
            </m:ctrlPr>
          </m:sup>
        </m:sSup>
      </m:oMath>
      <w:r>
        <w:rPr>
          <w:rFonts w:hint="eastAsia" w:hAnsi="Cambria Math"/>
          <w:i w:val="0"/>
          <w:lang w:val="en-US" w:eastAsia="zh-CN"/>
        </w:rPr>
        <w:t>，</w:t>
      </w:r>
      <m:oMath>
        <m:sSub>
          <m:sSubPr>
            <m:ctrlPr>
              <w:rPr>
                <w:rFonts w:ascii="Cambria Math" w:hAnsi="Cambria Math"/>
                <w:i/>
                <w:lang w:val="en-US"/>
              </w:rPr>
            </m:ctrlPr>
          </m:sSubPr>
          <m:e>
            <m:r>
              <m:rPr/>
              <w:rPr>
                <w:rFonts w:hint="default" w:ascii="Cambria Math" w:hAnsi="Cambria Math"/>
                <w:lang w:val="en-US" w:eastAsia="zh-CN"/>
              </w:rPr>
              <m:t>f</m:t>
            </m:r>
            <m:ctrlPr>
              <w:rPr>
                <w:rFonts w:ascii="Cambria Math" w:hAnsi="Cambria Math"/>
                <w:i/>
                <w:lang w:val="en-US"/>
              </w:rPr>
            </m:ctrlPr>
          </m:e>
          <m:sub>
            <m:r>
              <m:rPr/>
              <w:rPr>
                <w:rFonts w:hint="default" w:ascii="Cambria Math" w:hAnsi="Cambria Math"/>
                <w:lang w:val="en-US" w:eastAsia="zh-CN"/>
              </w:rPr>
              <m:t>min</m:t>
            </m:r>
            <m:ctrlPr>
              <w:rPr>
                <w:rFonts w:ascii="Cambria Math" w:hAnsi="Cambria Math"/>
                <w:i/>
                <w:lang w:val="en-US"/>
              </w:rPr>
            </m:ctrlPr>
          </m:sub>
        </m:sSub>
      </m:oMath>
      <w:r>
        <w:rPr>
          <w:rFonts w:hint="eastAsia" w:hAnsi="Cambria Math"/>
          <w:i w:val="0"/>
          <w:lang w:val="en-US" w:eastAsia="zh-CN"/>
        </w:rPr>
        <w:t>的</w:t>
      </w:r>
      <w:r>
        <w:rPr>
          <w:rFonts w:hint="eastAsia"/>
          <w:lang w:val="en-US" w:eastAsia="zh-CN"/>
        </w:rPr>
        <w:t>频率稳定度是</w:t>
      </w:r>
      <m:oMath>
        <m:r>
          <m:rPr>
            <m:sty m:val="p"/>
          </m:rPr>
          <w:rPr>
            <w:rFonts w:hint="default"/>
            <w:lang w:val="en-US" w:eastAsia="zh-CN"/>
          </w:rPr>
          <m:t>5.33</m:t>
        </m:r>
        <m:r>
          <m:rPr>
            <m:sty m:val="p"/>
          </m:rPr>
          <w:rPr>
            <w:rFonts w:hint="eastAsia"/>
            <w:lang w:val="en-US" w:eastAsia="zh-CN"/>
          </w:rPr>
          <m:t>∗</m:t>
        </m:r>
        <m:sSup>
          <m:sSupPr>
            <m:ctrlPr>
              <w:rPr>
                <w:rFonts w:ascii="Cambria Math" w:hAnsi="Cambria Math"/>
                <w:i/>
                <w:lang w:val="en-US"/>
              </w:rPr>
            </m:ctrlPr>
          </m:sSupPr>
          <m:e>
            <m:r>
              <m:rPr/>
              <w:rPr>
                <w:rFonts w:hint="default" w:ascii="Cambria Math" w:hAnsi="Cambria Math"/>
                <w:lang w:val="en-US" w:eastAsia="zh-CN"/>
              </w:rPr>
              <m:t>10</m:t>
            </m:r>
            <m:ctrlPr>
              <w:rPr>
                <w:rFonts w:ascii="Cambria Math" w:hAnsi="Cambria Math"/>
                <w:i/>
                <w:lang w:val="en-US"/>
              </w:rPr>
            </m:ctrlPr>
          </m:e>
          <m:sup>
            <m:r>
              <m:rPr/>
              <w:rPr>
                <w:rFonts w:hint="default" w:ascii="Cambria Math" w:hAnsi="Cambria Math"/>
                <w:lang w:val="en-US" w:eastAsia="zh-CN"/>
              </w:rPr>
              <m:t>−2</m:t>
            </m:r>
            <m:ctrlPr>
              <w:rPr>
                <w:rFonts w:ascii="Cambria Math" w:hAnsi="Cambria Math"/>
                <w:i/>
                <w:lang w:val="en-US"/>
              </w:rPr>
            </m:ctrlPr>
          </m:sup>
        </m:sSup>
      </m:oMath>
      <w:r>
        <w:rPr>
          <w:rFonts w:hint="eastAsia" w:hAnsi="Cambria Math"/>
          <w:i w:val="0"/>
          <w:lang w:val="en-US" w:eastAsia="zh-CN"/>
        </w:rPr>
        <w:t>。</w:t>
      </w:r>
    </w:p>
    <w:p w14:paraId="1774608F">
      <w:pPr>
        <w:ind w:firstLine="420" w:firstLineChars="0"/>
        <w:rPr>
          <w:rFonts w:hint="default" w:hAnsi="Cambria Math" w:cs="Times New Roman"/>
          <w:i w:val="0"/>
          <w:kern w:val="2"/>
          <w:sz w:val="24"/>
          <w:szCs w:val="24"/>
          <w:lang w:val="en-US" w:eastAsia="zh-CN" w:bidi="ar-SA"/>
        </w:rPr>
      </w:pPr>
      <w:r>
        <w:rPr>
          <w:rFonts w:hint="eastAsia" w:hAnsi="Cambria Math"/>
          <w:i w:val="0"/>
          <w:lang w:val="en-US" w:eastAsia="zh-CN"/>
        </w:rPr>
        <w:t>另外，可以根据公式</w:t>
      </w:r>
      <m:oMath>
        <m:r>
          <m:rPr/>
          <w:rPr>
            <w:rFonts w:hint="default" w:ascii="Cambria Math" w:hAnsi="Cambria Math" w:cs="Times New Roman"/>
            <w:kern w:val="2"/>
            <w:sz w:val="24"/>
            <w:szCs w:val="24"/>
            <w:lang w:val="en-US" w:eastAsia="zh-CN" w:bidi="ar-SA"/>
          </w:rPr>
          <m:t>f</m:t>
        </m:r>
        <m:r>
          <m:rPr/>
          <w:rPr>
            <w:rFonts w:ascii="Cambria Math" w:hAnsi="Cambria Math" w:cs="Times New Roman"/>
            <w:kern w:val="2"/>
            <w:sz w:val="24"/>
            <w:szCs w:val="24"/>
            <w:lang w:val="en-US" w:bidi="ar-SA"/>
          </w:rPr>
          <m:t>≈</m:t>
        </m:r>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num>
          <m:den>
            <m:r>
              <m:rPr/>
              <w:rPr>
                <w:rFonts w:hint="default" w:ascii="Cambria Math" w:hAnsi="Cambria Math" w:cs="Times New Roman"/>
                <w:kern w:val="2"/>
                <w:sz w:val="24"/>
                <w:szCs w:val="24"/>
                <w:lang w:val="en-US" w:eastAsia="zh-CN" w:bidi="ar-SA"/>
              </w:rPr>
              <m:t>2</m:t>
            </m:r>
            <m:r>
              <m:rPr/>
              <w:rPr>
                <w:rFonts w:ascii="Cambria Math" w:hAnsi="Cambria Math" w:cs="Times New Roman"/>
                <w:kern w:val="2"/>
                <w:sz w:val="24"/>
                <w:szCs w:val="24"/>
                <w:lang w:val="en-US" w:bidi="ar-SA"/>
              </w:rPr>
              <m:t>π</m:t>
            </m:r>
            <m:rad>
              <m:radPr>
                <m:degHide m:val="1"/>
                <m:ctrlPr>
                  <w:rPr>
                    <w:rFonts w:ascii="Cambria Math" w:hAnsi="Cambria Math" w:cs="Times New Roman"/>
                    <w:i/>
                    <w:kern w:val="2"/>
                    <w:sz w:val="24"/>
                    <w:szCs w:val="24"/>
                    <w:lang w:val="en-US" w:bidi="ar-SA"/>
                  </w:rPr>
                </m:ctrlPr>
              </m:radPr>
              <m:deg>
                <m:ctrlPr>
                  <w:rPr>
                    <w:rFonts w:ascii="Cambria Math" w:hAnsi="Cambria Math" w:cs="Times New Roman"/>
                    <w:i/>
                    <w:kern w:val="2"/>
                    <w:sz w:val="24"/>
                    <w:szCs w:val="24"/>
                    <w:lang w:val="en-US" w:bidi="ar-SA"/>
                  </w:rPr>
                </m:ctrlPr>
              </m:deg>
              <m:e>
                <m:r>
                  <m:rPr/>
                  <w:rPr>
                    <w:rFonts w:hint="default" w:ascii="Cambria Math" w:hAnsi="Cambria Math" w:cs="Times New Roman"/>
                    <w:kern w:val="2"/>
                    <w:sz w:val="24"/>
                    <w:szCs w:val="24"/>
                    <w:lang w:val="en-US" w:eastAsia="zh-CN" w:bidi="ar-SA"/>
                  </w:rPr>
                  <m:t>L(</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C</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4</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CC</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rad>
            <m:ctrlPr>
              <w:rPr>
                <w:rFonts w:hint="default" w:ascii="Cambria Math" w:hAnsi="Cambria Math" w:cs="Times New Roman"/>
                <w:i/>
                <w:kern w:val="2"/>
                <w:sz w:val="24"/>
                <w:szCs w:val="24"/>
                <w:lang w:val="en-US" w:eastAsia="zh-CN" w:bidi="ar-SA"/>
              </w:rPr>
            </m:ctrlPr>
          </m:den>
        </m:f>
      </m:oMath>
      <w:r>
        <w:rPr>
          <w:rFonts w:hint="eastAsia" w:hAnsi="Cambria Math" w:cs="Times New Roman"/>
          <w:i w:val="0"/>
          <w:kern w:val="2"/>
          <w:sz w:val="24"/>
          <w:szCs w:val="24"/>
          <w:lang w:val="en-US" w:eastAsia="zh-CN" w:bidi="ar-SA"/>
        </w:rPr>
        <w:t>计算理论振荡频率，由图2-1可知，L=22uH，</w:t>
      </w:r>
      <m:oMath>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C</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4</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为47pF，</w:t>
      </w:r>
      <m:oMath>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CC</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是5~25pF的可调电容，代入数据可以得到，输出频率</w:t>
      </w:r>
      <m:oMath>
        <m:r>
          <m:rPr/>
          <w:rPr>
            <w:rFonts w:hint="default" w:ascii="Cambria Math" w:hAnsi="Cambria Math" w:cs="Times New Roman"/>
            <w:kern w:val="2"/>
            <w:sz w:val="24"/>
            <w:szCs w:val="24"/>
            <w:lang w:val="en-US" w:eastAsia="zh-CN" w:bidi="ar-SA"/>
          </w:rPr>
          <m:t>f</m:t>
        </m:r>
      </m:oMath>
      <w:r>
        <w:rPr>
          <w:rFonts w:hint="eastAsia" w:hAnsi="Cambria Math" w:cs="Times New Roman"/>
          <w:i w:val="0"/>
          <w:kern w:val="2"/>
          <w:sz w:val="24"/>
          <w:szCs w:val="24"/>
          <w:lang w:val="en-US" w:eastAsia="zh-CN" w:bidi="ar-SA"/>
        </w:rPr>
        <w:t>的理论值是4.00MHz~4.71MHz，与实际测得的值相对误差只有约1%，也验证了实验数据是正确的。</w:t>
      </w:r>
    </w:p>
    <w:p w14:paraId="599D07BD">
      <w:pPr>
        <w:ind w:firstLine="420" w:firstLineChars="0"/>
      </w:pPr>
      <w:r>
        <w:rPr>
          <w:rFonts w:hint="eastAsia"/>
        </w:rPr>
        <w:t>而石英晶体的振荡频率</w:t>
      </w:r>
      <w:r>
        <w:rPr>
          <w:rFonts w:hint="eastAsia"/>
          <w:lang w:val="en-US" w:eastAsia="zh-CN"/>
        </w:rPr>
        <w:t>十分稳定，</w:t>
      </w:r>
      <w:r>
        <w:rPr>
          <w:rFonts w:hint="eastAsia"/>
        </w:rPr>
        <w:t>几乎不变，</w:t>
      </w:r>
      <w:r>
        <w:rPr>
          <w:rFonts w:hint="eastAsia"/>
          <w:lang w:val="en-US" w:eastAsia="zh-CN"/>
        </w:rPr>
        <w:t>其理论值为4.5MHz，而实测值为4.502MHz，频率稳定度为</w:t>
      </w:r>
      <m:oMath>
        <m:r>
          <m:rPr>
            <m:sty m:val="p"/>
          </m:rPr>
          <w:rPr>
            <w:rFonts w:hint="eastAsia"/>
            <w:lang w:val="en-US" w:eastAsia="zh-CN"/>
          </w:rPr>
          <m:t>4.</m:t>
        </m:r>
        <m:r>
          <m:rPr>
            <m:sty m:val="p"/>
          </m:rPr>
          <w:rPr>
            <w:rFonts w:hint="default"/>
            <w:lang w:val="en-US" w:eastAsia="zh-CN"/>
          </w:rPr>
          <m:t>44</m:t>
        </m:r>
        <m:r>
          <m:rPr>
            <m:sty m:val="p"/>
          </m:rPr>
          <w:rPr>
            <w:rFonts w:hint="eastAsia"/>
            <w:lang w:val="en-US" w:eastAsia="zh-CN"/>
          </w:rPr>
          <m:t>∗</m:t>
        </m:r>
        <m:sSup>
          <m:sSupPr>
            <m:ctrlPr>
              <w:rPr>
                <w:rFonts w:ascii="Cambria Math" w:hAnsi="Cambria Math"/>
                <w:i/>
                <w:lang w:val="en-US"/>
              </w:rPr>
            </m:ctrlPr>
          </m:sSupPr>
          <m:e>
            <m:r>
              <m:rPr/>
              <w:rPr>
                <w:rFonts w:hint="default" w:ascii="Cambria Math" w:hAnsi="Cambria Math"/>
                <w:lang w:val="en-US" w:eastAsia="zh-CN"/>
              </w:rPr>
              <m:t>10</m:t>
            </m:r>
            <m:ctrlPr>
              <w:rPr>
                <w:rFonts w:ascii="Cambria Math" w:hAnsi="Cambria Math"/>
                <w:i/>
                <w:lang w:val="en-US"/>
              </w:rPr>
            </m:ctrlPr>
          </m:e>
          <m:sup>
            <m:r>
              <m:rPr/>
              <w:rPr>
                <w:rFonts w:hint="default" w:ascii="Cambria Math" w:hAnsi="Cambria Math"/>
                <w:lang w:val="en-US" w:eastAsia="zh-CN"/>
              </w:rPr>
              <m:t>−4</m:t>
            </m:r>
            <m:ctrlPr>
              <w:rPr>
                <w:rFonts w:ascii="Cambria Math" w:hAnsi="Cambria Math"/>
                <w:i/>
                <w:lang w:val="en-US"/>
              </w:rPr>
            </m:ctrlPr>
          </m:sup>
        </m:sSup>
      </m:oMath>
      <w:r>
        <w:rPr>
          <w:rFonts w:hint="eastAsia" w:hAnsi="Cambria Math"/>
          <w:i w:val="0"/>
          <w:lang w:val="en-US" w:eastAsia="zh-CN"/>
        </w:rPr>
        <w:t>，性能远远优于普通的LC振荡器。</w:t>
      </w:r>
      <w:r>
        <w:rPr>
          <w:rFonts w:hint="eastAsia"/>
        </w:rPr>
        <w:t>这</w:t>
      </w:r>
      <w:r>
        <w:rPr>
          <w:rFonts w:hint="eastAsia"/>
          <w:lang w:val="en-US" w:eastAsia="zh-CN"/>
        </w:rPr>
        <w:t>就</w:t>
      </w:r>
      <w:r>
        <w:rPr>
          <w:rFonts w:hint="eastAsia"/>
        </w:rPr>
        <w:t>说明相较于L</w:t>
      </w:r>
      <w:r>
        <w:t>C</w:t>
      </w:r>
      <w:r>
        <w:rPr>
          <w:rFonts w:hint="eastAsia"/>
        </w:rPr>
        <w:t>振荡器，晶振具有</w:t>
      </w:r>
      <w:r>
        <w:rPr>
          <w:rFonts w:hint="eastAsia"/>
          <w:lang w:val="en-US" w:eastAsia="zh-CN"/>
        </w:rPr>
        <w:t>更</w:t>
      </w:r>
      <w:r>
        <w:rPr>
          <w:rFonts w:hint="eastAsia"/>
        </w:rPr>
        <w:t>强的维持振荡频率稳定的能力</w:t>
      </w:r>
      <w:r>
        <w:rPr>
          <w:rFonts w:hint="eastAsia"/>
          <w:lang w:eastAsia="zh-CN"/>
        </w:rPr>
        <w:t>，</w:t>
      </w:r>
      <w:r>
        <w:rPr>
          <w:rFonts w:hint="eastAsia"/>
          <w:lang w:val="en-US" w:eastAsia="zh-CN"/>
        </w:rPr>
        <w:t>所以其应用也就更为广泛</w:t>
      </w:r>
      <w:r>
        <w:rPr>
          <w:rFonts w:hint="eastAsia"/>
        </w:rPr>
        <w:t>。</w:t>
      </w:r>
    </w:p>
    <w:p w14:paraId="032DAC55">
      <w:pPr>
        <w:rPr>
          <w:rFonts w:hint="eastAsia"/>
          <w:b/>
          <w:bCs/>
          <w:lang w:val="en-US" w:eastAsia="zh-CN"/>
        </w:rPr>
      </w:pPr>
      <w:r>
        <w:rPr>
          <w:rFonts w:hint="eastAsia"/>
          <w:b/>
          <w:bCs/>
          <w:lang w:val="en-US" w:eastAsia="zh-CN"/>
        </w:rPr>
        <w:t>3.没有示波器的情况下，如何用万用表来判断振荡器是否起振？</w:t>
      </w:r>
    </w:p>
    <w:p w14:paraId="0D893976">
      <w:pPr>
        <w:ind w:firstLine="420" w:firstLineChars="0"/>
        <w:rPr>
          <w:rFonts w:hint="eastAsia"/>
          <w:b w:val="0"/>
          <w:bCs w:val="0"/>
          <w:lang w:val="en-US" w:eastAsia="zh-CN"/>
        </w:rPr>
      </w:pPr>
      <w:r>
        <w:rPr>
          <w:rFonts w:hint="eastAsia"/>
          <w:b w:val="0"/>
          <w:bCs w:val="0"/>
          <w:lang w:val="en-US" w:eastAsia="zh-CN"/>
        </w:rPr>
        <w:t>一般来说，如果条件允许的情况下，直接用万用表的交流档测量或者直接测频率即可，有对应的读数则可以说明振荡器已经起振。但涉及到高频，像试样中的MHz级别，一般的万用表没有这么大的带宽是测不了的。</w:t>
      </w:r>
    </w:p>
    <w:p w14:paraId="27ACBC46">
      <w:pPr>
        <w:ind w:firstLine="420" w:firstLineChars="0"/>
        <w:rPr>
          <w:rFonts w:hint="default"/>
          <w:b w:val="0"/>
          <w:bCs w:val="0"/>
          <w:lang w:val="en-US" w:eastAsia="zh-CN"/>
        </w:rPr>
      </w:pPr>
      <w:r>
        <w:rPr>
          <w:rFonts w:hint="eastAsia"/>
          <w:b w:val="0"/>
          <w:bCs w:val="0"/>
          <w:lang w:val="en-US" w:eastAsia="zh-CN"/>
        </w:rPr>
        <w:t>这时可以先理论估算或者测量静态工作点，像基极电压VB、发射极电压VE、集电极电压VC等，在通电后直接测量直流电压，若观察到VBE有一定的减小或者VC明显下降的，则可以表明电路已经起振了。</w:t>
      </w:r>
    </w:p>
    <w:p w14:paraId="2909A55C">
      <w:pPr>
        <w:rPr>
          <w:rFonts w:hint="eastAsia"/>
          <w:b/>
          <w:bCs/>
          <w:lang w:val="en-US" w:eastAsia="zh-CN"/>
        </w:rPr>
      </w:pPr>
      <w:r>
        <w:rPr>
          <w:rFonts w:hint="eastAsia"/>
          <w:b/>
          <w:bCs/>
          <w:lang w:val="en-US" w:eastAsia="zh-CN"/>
        </w:rPr>
        <w:t>4.射极跟随器在电路中的作用是什么？</w:t>
      </w:r>
    </w:p>
    <w:p w14:paraId="4EDCB614">
      <w:pPr>
        <w:ind w:firstLine="420" w:firstLineChars="0"/>
        <w:rPr>
          <w:ins w:id="0" w:author="可以，但没必要…" w:date="2025-12-28T14:26:39Z"/>
          <w:rFonts w:hint="default"/>
          <w:b w:val="0"/>
          <w:bCs w:val="0"/>
          <w:lang w:val="en-US" w:eastAsia="zh-CN"/>
        </w:rPr>
      </w:pPr>
      <w:r>
        <w:rPr>
          <w:rFonts w:hint="default"/>
          <w:b w:val="0"/>
          <w:bCs w:val="0"/>
          <w:lang w:val="en-US" w:eastAsia="zh-CN"/>
        </w:rPr>
        <w:t>射随器输入阻抗</w:t>
      </w:r>
      <w:r>
        <w:rPr>
          <w:rFonts w:hint="eastAsia"/>
          <w:b w:val="0"/>
          <w:bCs w:val="0"/>
          <w:lang w:val="en-US" w:eastAsia="zh-CN"/>
        </w:rPr>
        <w:t>很</w:t>
      </w:r>
      <w:r>
        <w:rPr>
          <w:rFonts w:hint="default"/>
          <w:b w:val="0"/>
          <w:bCs w:val="0"/>
          <w:lang w:val="en-US" w:eastAsia="zh-CN"/>
        </w:rPr>
        <w:t>高，对前级振荡回路分流极小，避免了负载变化对振荡频率和幅度的影响；输出阻抗低（几十Ω以下），能有效驱动后级调谐放大器（N3），增强了电路的带负载能力。振荡器输出通过小容量耦合电容C5（10pF）连接至射随器，由于射随器高输入阻抗，使得C5与输入阻抗构成的负载对振荡回路的Q值影响降到最低，有利于保持振荡波形纯净。</w:t>
      </w:r>
    </w:p>
    <w:p w14:paraId="4600E576">
      <w:pPr>
        <w:pStyle w:val="3"/>
        <w:rPr>
          <w:rFonts w:hint="eastAsia"/>
        </w:rPr>
      </w:pPr>
      <w:r>
        <w:rPr>
          <w:rFonts w:hint="eastAsia"/>
          <w:lang w:val="en-US" w:eastAsia="zh-CN"/>
        </w:rPr>
        <w:t>七</w:t>
      </w:r>
      <w:r>
        <w:rPr>
          <w:rFonts w:hint="eastAsia"/>
        </w:rPr>
        <w:t>、仿真结果</w:t>
      </w:r>
    </w:p>
    <w:p w14:paraId="7BB68575">
      <w:pPr>
        <w:ind w:firstLine="420" w:firstLineChars="0"/>
        <w:rPr>
          <w:rFonts w:hint="default"/>
          <w:lang w:val="en-US" w:eastAsia="zh-CN"/>
        </w:rPr>
      </w:pPr>
      <w:r>
        <w:rPr>
          <w:rFonts w:hint="eastAsia"/>
          <w:lang w:val="en-US" w:eastAsia="zh-CN"/>
        </w:rPr>
        <w:t>仿真电路图如下所示：</w:t>
      </w:r>
    </w:p>
    <w:p w14:paraId="0C0DD79B">
      <w:pPr>
        <w:jc w:val="center"/>
      </w:pPr>
      <w:r>
        <w:drawing>
          <wp:inline distT="0" distB="0" distL="114300" distR="114300">
            <wp:extent cx="2879725" cy="2258695"/>
            <wp:effectExtent l="0" t="0" r="3175" b="1905"/>
            <wp:docPr id="5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1"/>
                    <pic:cNvPicPr>
                      <a:picLocks noChangeAspect="1"/>
                    </pic:cNvPicPr>
                  </pic:nvPicPr>
                  <pic:blipFill>
                    <a:blip r:embed="rId17"/>
                    <a:stretch>
                      <a:fillRect/>
                    </a:stretch>
                  </pic:blipFill>
                  <pic:spPr>
                    <a:xfrm>
                      <a:off x="0" y="0"/>
                      <a:ext cx="2879725" cy="2258695"/>
                    </a:xfrm>
                    <a:prstGeom prst="rect">
                      <a:avLst/>
                    </a:prstGeom>
                    <a:noFill/>
                    <a:ln>
                      <a:noFill/>
                    </a:ln>
                  </pic:spPr>
                </pic:pic>
              </a:graphicData>
            </a:graphic>
          </wp:inline>
        </w:drawing>
      </w:r>
    </w:p>
    <w:p w14:paraId="7310653A">
      <w:pPr>
        <w:ind w:firstLine="420" w:firstLineChars="0"/>
        <w:jc w:val="both"/>
        <w:rPr>
          <w:rFonts w:hint="eastAsia"/>
          <w:lang w:val="en-US" w:eastAsia="zh-CN"/>
        </w:rPr>
      </w:pPr>
      <w:r>
        <w:rPr>
          <w:rFonts w:hint="eastAsia"/>
          <w:lang w:val="en-US" w:eastAsia="zh-CN"/>
        </w:rPr>
        <w:t>采用LC三点式振荡器，起振后振荡波形如下所示：</w:t>
      </w:r>
    </w:p>
    <w:p w14:paraId="54E90294">
      <w:pPr>
        <w:jc w:val="both"/>
        <w:rPr>
          <w:rFonts w:hint="default"/>
          <w:lang w:val="en-US" w:eastAsia="zh-CN"/>
        </w:rPr>
      </w:pPr>
    </w:p>
    <w:p w14:paraId="28521D5E">
      <w:pPr>
        <w:jc w:val="center"/>
        <w:rPr>
          <w:rFonts w:hint="default"/>
          <w:b w:val="0"/>
          <w:bCs w:val="0"/>
          <w:lang w:val="en-US" w:eastAsia="zh-CN"/>
        </w:rPr>
      </w:pPr>
      <w:r>
        <w:drawing>
          <wp:inline distT="0" distB="0" distL="114300" distR="114300">
            <wp:extent cx="3599815" cy="2620010"/>
            <wp:effectExtent l="0" t="0" r="6985" b="8890"/>
            <wp:docPr id="5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2"/>
                    <pic:cNvPicPr>
                      <a:picLocks noChangeAspect="1"/>
                    </pic:cNvPicPr>
                  </pic:nvPicPr>
                  <pic:blipFill>
                    <a:blip r:embed="rId18"/>
                    <a:stretch>
                      <a:fillRect/>
                    </a:stretch>
                  </pic:blipFill>
                  <pic:spPr>
                    <a:xfrm>
                      <a:off x="0" y="0"/>
                      <a:ext cx="3599815" cy="2620010"/>
                    </a:xfrm>
                    <a:prstGeom prst="rect">
                      <a:avLst/>
                    </a:prstGeom>
                    <a:noFill/>
                    <a:ln>
                      <a:noFill/>
                    </a:ln>
                  </pic:spPr>
                </pic:pic>
              </a:graphicData>
            </a:graphic>
          </wp:inline>
        </w:drawing>
      </w:r>
    </w:p>
    <w:p w14:paraId="7C7B8849">
      <w:pPr>
        <w:pStyle w:val="19"/>
      </w:pPr>
      <w:bookmarkStart w:id="21" w:name="_Toc153277368"/>
      <w:r>
        <w:rPr>
          <w:rFonts w:hint="eastAsia"/>
        </w:rPr>
        <w:t>实验三 模拟乘法混频</w:t>
      </w:r>
    </w:p>
    <w:p w14:paraId="2A284DEF">
      <w:pPr>
        <w:pStyle w:val="20"/>
        <w:rPr>
          <w:color w:val="0000FF"/>
        </w:rPr>
      </w:pPr>
      <w:r>
        <w:rPr>
          <w:rFonts w:hint="eastAsia"/>
        </w:rPr>
        <w:t>一、实验目的</w:t>
      </w:r>
    </w:p>
    <w:p w14:paraId="61F39818">
      <w:pPr>
        <w:spacing w:before="156" w:beforeLines="50" w:after="156" w:afterLines="50"/>
        <w:ind w:left="2162" w:hanging="2162" w:hangingChars="901"/>
        <w:rPr>
          <w:rFonts w:cs="+mn-cs" w:asciiTheme="minorEastAsia" w:hAnsiTheme="minorEastAsia" w:eastAsiaTheme="minorEastAsia"/>
          <w:color w:val="000000"/>
          <w:kern w:val="24"/>
          <w:sz w:val="24"/>
        </w:rPr>
      </w:pPr>
      <w:r>
        <w:rPr>
          <w:rFonts w:hint="eastAsia" w:cs="+mn-cs" w:asciiTheme="minorEastAsia" w:hAnsiTheme="minorEastAsia" w:eastAsiaTheme="minorEastAsia"/>
          <w:color w:val="000000"/>
          <w:kern w:val="24"/>
          <w:sz w:val="24"/>
        </w:rPr>
        <w:t>1、了解模拟乘法混频器的工作原理。</w:t>
      </w:r>
    </w:p>
    <w:p w14:paraId="2E13618D">
      <w:pPr>
        <w:spacing w:before="156" w:beforeLines="50" w:after="156" w:afterLines="50"/>
        <w:ind w:left="2162" w:hanging="2162" w:hangingChars="901"/>
        <w:rPr>
          <w:rFonts w:cs="+mn-cs" w:asciiTheme="minorEastAsia" w:hAnsiTheme="minorEastAsia" w:eastAsiaTheme="minorEastAsia"/>
          <w:color w:val="000000"/>
          <w:kern w:val="24"/>
          <w:sz w:val="24"/>
        </w:rPr>
      </w:pPr>
      <w:r>
        <w:rPr>
          <w:rFonts w:hint="eastAsia" w:cs="+mn-cs" w:asciiTheme="minorEastAsia" w:hAnsiTheme="minorEastAsia" w:eastAsiaTheme="minorEastAsia"/>
          <w:color w:val="000000"/>
          <w:kern w:val="24"/>
          <w:sz w:val="24"/>
        </w:rPr>
        <w:t>2、了解混频器中的寄生干扰</w:t>
      </w:r>
    </w:p>
    <w:p w14:paraId="19B7349F">
      <w:pPr>
        <w:pStyle w:val="20"/>
      </w:pPr>
      <w:r>
        <w:rPr>
          <w:rFonts w:hint="eastAsia"/>
        </w:rPr>
        <w:t>二、实验内容</w:t>
      </w:r>
    </w:p>
    <w:p w14:paraId="74E657A9">
      <w:pPr>
        <w:spacing w:before="156" w:beforeLines="50" w:after="156" w:afterLines="50"/>
        <w:ind w:left="2162" w:hanging="2162" w:hangingChars="901"/>
        <w:rPr>
          <w:rFonts w:ascii="宋体" w:hAnsi="宋体"/>
          <w:sz w:val="24"/>
        </w:rPr>
      </w:pPr>
      <w:r>
        <w:rPr>
          <w:rFonts w:hint="eastAsia" w:ascii="宋体" w:hAnsi="宋体"/>
          <w:sz w:val="24"/>
        </w:rPr>
        <w:t>1、研究模拟乘法混频器的频率变换过程。</w:t>
      </w:r>
    </w:p>
    <w:p w14:paraId="43BDE861">
      <w:pPr>
        <w:spacing w:before="156" w:beforeLines="50" w:after="156" w:afterLines="50"/>
        <w:ind w:left="2162" w:hanging="2162" w:hangingChars="901"/>
        <w:rPr>
          <w:rFonts w:ascii="宋体" w:hAnsi="宋体"/>
          <w:sz w:val="24"/>
        </w:rPr>
      </w:pPr>
      <w:r>
        <w:rPr>
          <w:rFonts w:hint="eastAsia" w:ascii="宋体" w:hAnsi="宋体"/>
          <w:sz w:val="24"/>
        </w:rPr>
        <w:t>2、研究模拟乘法混频器输出中频电压与输入本振电压的关系。</w:t>
      </w:r>
    </w:p>
    <w:p w14:paraId="67889FFC">
      <w:pPr>
        <w:spacing w:before="156" w:beforeLines="50" w:after="156" w:afterLines="50"/>
        <w:ind w:left="2162" w:hanging="2162" w:hangingChars="901"/>
        <w:rPr>
          <w:rFonts w:ascii="宋体" w:hAnsi="宋体"/>
          <w:sz w:val="24"/>
        </w:rPr>
      </w:pPr>
      <w:r>
        <w:rPr>
          <w:rFonts w:hint="eastAsia" w:ascii="宋体" w:hAnsi="宋体"/>
          <w:sz w:val="24"/>
        </w:rPr>
        <w:t>3、研究模拟乘法混频器输出中频电压与输入信号电压的关系。</w:t>
      </w:r>
    </w:p>
    <w:p w14:paraId="63DA8F21">
      <w:pPr>
        <w:pStyle w:val="20"/>
        <w:rPr>
          <w:color w:val="0000FF"/>
        </w:rPr>
      </w:pPr>
      <w:r>
        <w:rPr>
          <w:rFonts w:hint="eastAsia"/>
        </w:rPr>
        <w:t>三、实验器材</w:t>
      </w:r>
    </w:p>
    <w:p w14:paraId="52B1C5B8">
      <w:pPr>
        <w:spacing w:before="156" w:beforeLines="50" w:after="156" w:afterLines="50"/>
        <w:ind w:left="2162" w:hanging="2162" w:hangingChars="901"/>
        <w:rPr>
          <w:sz w:val="24"/>
        </w:rPr>
      </w:pPr>
      <w:r>
        <w:rPr>
          <w:rFonts w:hint="eastAsia"/>
          <w:sz w:val="24"/>
        </w:rPr>
        <w:t>1、模块3一块</w:t>
      </w:r>
    </w:p>
    <w:p w14:paraId="08FB10CB">
      <w:pPr>
        <w:spacing w:before="156" w:beforeLines="50" w:after="156" w:afterLines="50"/>
        <w:ind w:left="2162" w:hanging="2162" w:hangingChars="901"/>
        <w:rPr>
          <w:sz w:val="24"/>
        </w:rPr>
      </w:pPr>
      <w:r>
        <w:rPr>
          <w:sz w:val="24"/>
        </w:rPr>
        <w:t>2</w:t>
      </w:r>
      <w:r>
        <w:rPr>
          <w:rFonts w:hint="eastAsia"/>
          <w:sz w:val="24"/>
        </w:rPr>
        <w:t>、双踪示波器1台</w:t>
      </w:r>
    </w:p>
    <w:p w14:paraId="22BFF345">
      <w:pPr>
        <w:spacing w:before="156" w:beforeLines="50" w:after="156" w:afterLines="50"/>
        <w:ind w:left="2162" w:hanging="2162" w:hangingChars="901"/>
        <w:rPr>
          <w:sz w:val="24"/>
        </w:rPr>
      </w:pPr>
      <w:r>
        <w:rPr>
          <w:sz w:val="24"/>
        </w:rPr>
        <w:t>3</w:t>
      </w:r>
      <w:r>
        <w:rPr>
          <w:rFonts w:hint="eastAsia"/>
          <w:sz w:val="24"/>
        </w:rPr>
        <w:t>、模块7一块</w:t>
      </w:r>
    </w:p>
    <w:p w14:paraId="4462D7DA">
      <w:pPr>
        <w:spacing w:before="156" w:beforeLines="50" w:after="156" w:afterLines="50"/>
        <w:ind w:left="2162" w:hanging="2162" w:hangingChars="901"/>
        <w:rPr>
          <w:sz w:val="24"/>
        </w:rPr>
      </w:pPr>
      <w:r>
        <w:rPr>
          <w:rFonts w:hint="eastAsia"/>
          <w:sz w:val="24"/>
        </w:rPr>
        <w:t>4、信号源一台</w:t>
      </w:r>
    </w:p>
    <w:p w14:paraId="38E46865">
      <w:pPr>
        <w:pStyle w:val="20"/>
        <w:rPr>
          <w:sz w:val="24"/>
        </w:rPr>
      </w:pPr>
      <w:r>
        <w:rPr>
          <w:rFonts w:hint="eastAsia"/>
        </w:rPr>
        <w:t>四、实验原理</w:t>
      </w:r>
    </w:p>
    <w:p w14:paraId="44F38845">
      <w:pPr>
        <w:spacing w:before="156" w:beforeLines="50" w:after="156" w:afterLines="50" w:line="360" w:lineRule="auto"/>
        <w:ind w:firstLine="480" w:firstLineChars="200"/>
        <w:rPr>
          <w:rFonts w:asciiTheme="minorEastAsia" w:hAnsiTheme="minorEastAsia" w:eastAsiaTheme="minorEastAsia"/>
          <w:sz w:val="24"/>
        </w:rPr>
      </w:pPr>
      <w:r>
        <w:rPr>
          <w:rFonts w:hint="eastAsia" w:asciiTheme="minorEastAsia" w:hAnsiTheme="minorEastAsia" w:eastAsiaTheme="minorEastAsia"/>
          <w:sz w:val="24"/>
        </w:rPr>
        <w:t>在高频电子电路中，常常需要将信号自某一频率变成另一个频率。这样不仅能满足各种无线电设备的需要，而且有利于提高设备的性能。对信号进行变频，是将信号的各分量移至新的频域，各分量的频率间隔和相对幅度保持不变。进行这种频率变换时，新频率等于信号原来的频率与某一参考频率之和或差。该参考频率通常称为本机振荡频率。本机振荡频率可以是由单独的信号源供给，也可以由频率变换电路内部产生。当本机振荡由单独的信号源供给时，这样的频率变换电路称为混频器(不带独立振荡器的叫变频器)。</w:t>
      </w:r>
    </w:p>
    <w:p w14:paraId="4DBFA0FF">
      <w:pPr>
        <w:spacing w:before="156" w:beforeLines="50" w:after="156" w:afterLines="50" w:line="360" w:lineRule="auto"/>
        <w:ind w:firstLine="480" w:firstLineChars="200"/>
        <w:rPr>
          <w:rFonts w:asciiTheme="minorEastAsia" w:hAnsiTheme="minorEastAsia" w:eastAsiaTheme="minorEastAsia"/>
          <w:sz w:val="24"/>
        </w:rPr>
      </w:pPr>
      <w:r>
        <w:rPr>
          <w:rFonts w:hint="eastAsia" w:asciiTheme="minorEastAsia" w:hAnsiTheme="minorEastAsia" w:eastAsiaTheme="minorEastAsia"/>
          <w:sz w:val="24"/>
        </w:rPr>
        <w:t>混频器常用的非线性器件有二极管、三极管、场效应管和乘法器。本振用于产生一个等幅的高频信号VL，并与输入信号 VS经混频器后所产生的混频信号经带通滤波器滤出。</w:t>
      </w:r>
    </w:p>
    <w:p w14:paraId="4B903FFC">
      <w:pPr>
        <w:spacing w:before="156" w:beforeLines="50" w:after="156" w:afterLines="50" w:line="360" w:lineRule="auto"/>
        <w:ind w:firstLine="480" w:firstLineChars="200"/>
        <w:rPr>
          <w:rFonts w:asciiTheme="minorEastAsia" w:hAnsiTheme="minorEastAsia" w:eastAsiaTheme="minorEastAsia"/>
          <w:sz w:val="24"/>
        </w:rPr>
      </w:pPr>
      <w:r>
        <w:rPr>
          <w:rFonts w:hint="eastAsia" w:asciiTheme="minorEastAsia" w:hAnsiTheme="minorEastAsia" w:eastAsiaTheme="minorEastAsia"/>
          <w:sz w:val="24"/>
        </w:rPr>
        <w:t>本实验采用集成模拟相乘器作混频电路实验。</w:t>
      </w:r>
    </w:p>
    <w:p w14:paraId="14DBAEAC">
      <w:pPr>
        <w:spacing w:before="156" w:beforeLines="50" w:after="156" w:afterLines="50" w:line="360" w:lineRule="auto"/>
        <w:ind w:firstLine="480" w:firstLineChars="200"/>
        <w:rPr>
          <w:rFonts w:asciiTheme="minorEastAsia" w:hAnsiTheme="minorEastAsia" w:eastAsiaTheme="minorEastAsia"/>
          <w:sz w:val="24"/>
        </w:rPr>
      </w:pPr>
      <w:r>
        <w:rPr>
          <w:rFonts w:hint="eastAsia" w:asciiTheme="minorEastAsia" w:hAnsiTheme="minorEastAsia" w:eastAsiaTheme="minorEastAsia"/>
          <w:sz w:val="24"/>
        </w:rPr>
        <w:t>因为模拟相乘器的输出频率包含有两个输入频率之差或和，故模拟相乘器加滤波器，滤波器滤除不需要的分量，取和频或者差频二者之一，即构成混频器。</w:t>
      </w:r>
    </w:p>
    <w:p w14:paraId="7364DFFA">
      <w:pPr>
        <w:spacing w:before="156" w:beforeLines="50" w:after="156" w:afterLines="50" w:line="360" w:lineRule="auto"/>
        <w:jc w:val="center"/>
        <w:rPr>
          <w:rFonts w:asciiTheme="minorEastAsia" w:hAnsiTheme="minorEastAsia" w:eastAsiaTheme="minorEastAsia"/>
          <w:sz w:val="24"/>
        </w:rPr>
      </w:pPr>
      <w:r>
        <w:rPr>
          <w:rFonts w:asciiTheme="minorEastAsia" w:hAnsiTheme="minorEastAsia" w:eastAsiaTheme="minorEastAsia"/>
          <w:sz w:val="24"/>
        </w:rPr>
        <w:drawing>
          <wp:inline distT="0" distB="0" distL="0" distR="0">
            <wp:extent cx="3880485" cy="1708150"/>
            <wp:effectExtent l="0" t="0" r="0" b="6350"/>
            <wp:docPr id="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881002" cy="1708178"/>
                    </a:xfrm>
                    <a:prstGeom prst="rect">
                      <a:avLst/>
                    </a:prstGeom>
                    <a:noFill/>
                    <a:ln>
                      <a:noFill/>
                    </a:ln>
                  </pic:spPr>
                </pic:pic>
              </a:graphicData>
            </a:graphic>
          </wp:inline>
        </w:drawing>
      </w:r>
    </w:p>
    <w:p w14:paraId="1129BEA3">
      <w:pPr>
        <w:spacing w:before="156" w:beforeLines="50" w:after="156" w:afterLines="50" w:line="360" w:lineRule="auto"/>
        <w:jc w:val="center"/>
        <w:rPr>
          <w:rFonts w:asciiTheme="minorEastAsia" w:hAnsiTheme="minorEastAsia" w:eastAsiaTheme="minorEastAsia"/>
          <w:sz w:val="24"/>
        </w:rPr>
      </w:pPr>
      <w:r>
        <w:rPr>
          <w:rFonts w:hint="eastAsia" w:asciiTheme="minorEastAsia" w:hAnsiTheme="minorEastAsia" w:eastAsiaTheme="minorEastAsia"/>
          <w:sz w:val="24"/>
        </w:rPr>
        <w:t>图3</w:t>
      </w:r>
      <w:r>
        <w:rPr>
          <w:rFonts w:asciiTheme="minorEastAsia" w:hAnsiTheme="minorEastAsia" w:eastAsiaTheme="minorEastAsia"/>
          <w:sz w:val="24"/>
        </w:rPr>
        <w:t xml:space="preserve">-1 </w:t>
      </w:r>
      <w:r>
        <w:rPr>
          <w:rFonts w:hint="eastAsia" w:asciiTheme="minorEastAsia" w:hAnsiTheme="minorEastAsia" w:eastAsiaTheme="minorEastAsia"/>
          <w:sz w:val="24"/>
        </w:rPr>
        <w:t>相乘混频方框图</w:t>
      </w:r>
    </w:p>
    <w:p w14:paraId="6E7A4D6C">
      <w:pPr>
        <w:spacing w:before="156" w:beforeLines="50" w:after="156" w:afterLines="50" w:line="360" w:lineRule="auto"/>
        <w:ind w:left="240" w:leftChars="100" w:firstLine="240" w:firstLineChars="100"/>
        <w:rPr>
          <w:rFonts w:asciiTheme="minorEastAsia" w:hAnsiTheme="minorEastAsia" w:eastAsiaTheme="minorEastAsia"/>
          <w:sz w:val="24"/>
        </w:rPr>
      </w:pPr>
      <w:r>
        <w:rPr>
          <w:rFonts w:hint="eastAsia" w:asciiTheme="minorEastAsia" w:hAnsiTheme="minorEastAsia" w:eastAsiaTheme="minorEastAsia"/>
          <w:sz w:val="24"/>
        </w:rPr>
        <w:t>图3-1所示为相乘混频器的方框图。设滤波器滤除和频，则输出差频信号。</w:t>
      </w:r>
      <w:r>
        <w:rPr>
          <w:rStyle w:val="21"/>
          <w:rFonts w:hint="eastAsia"/>
        </w:rPr>
        <w:t>图3-2为信号经混频前后的频谱图。我们设信号是载波频率为</w:t>
      </w:r>
      <m:oMath>
        <m:sSub>
          <m:sSubPr>
            <m:ctrlPr>
              <w:rPr>
                <w:rStyle w:val="21"/>
                <w:rFonts w:ascii="Cambria Math" w:hAnsi="Cambria Math"/>
              </w:rPr>
            </m:ctrlPr>
          </m:sSubPr>
          <m:e>
            <m:r>
              <m:rPr/>
              <w:rPr>
                <w:rStyle w:val="21"/>
                <w:rFonts w:hint="eastAsia" w:ascii="Cambria Math" w:hAnsi="Cambria Math"/>
              </w:rPr>
              <m:t>f</m:t>
            </m:r>
            <m:ctrlPr>
              <w:rPr>
                <w:rStyle w:val="21"/>
                <w:rFonts w:ascii="Cambria Math" w:hAnsi="Cambria Math"/>
              </w:rPr>
            </m:ctrlPr>
          </m:e>
          <m:sub>
            <m:r>
              <m:rPr/>
              <w:rPr>
                <w:rStyle w:val="21"/>
                <w:rFonts w:hint="eastAsia" w:ascii="Cambria Math" w:hAnsi="Cambria Math"/>
              </w:rPr>
              <m:t>s</m:t>
            </m:r>
            <m:ctrlPr>
              <w:rPr>
                <w:rStyle w:val="21"/>
                <w:rFonts w:ascii="Cambria Math" w:hAnsi="Cambria Math"/>
              </w:rPr>
            </m:ctrlPr>
          </m:sub>
        </m:sSub>
      </m:oMath>
      <w:r>
        <w:rPr>
          <w:rStyle w:val="21"/>
          <w:rFonts w:hint="eastAsia"/>
        </w:rPr>
        <w:t>的普通调幅波。本机振荡频率</w:t>
      </w:r>
      <m:oMath>
        <m:sSub>
          <m:sSubPr>
            <m:ctrlPr>
              <w:rPr>
                <w:rStyle w:val="21"/>
                <w:rFonts w:ascii="Cambria Math" w:hAnsi="Cambria Math"/>
              </w:rPr>
            </m:ctrlPr>
          </m:sSubPr>
          <m:e>
            <m:r>
              <m:rPr/>
              <w:rPr>
                <w:rStyle w:val="21"/>
                <w:rFonts w:hint="eastAsia" w:ascii="Cambria Math" w:hAnsi="Cambria Math"/>
              </w:rPr>
              <m:t>f</m:t>
            </m:r>
            <m:ctrlPr>
              <w:rPr>
                <w:rStyle w:val="21"/>
                <w:rFonts w:ascii="Cambria Math" w:hAnsi="Cambria Math"/>
              </w:rPr>
            </m:ctrlPr>
          </m:e>
          <m:sub>
            <m:r>
              <m:rPr/>
              <w:rPr>
                <w:rStyle w:val="21"/>
                <w:rFonts w:ascii="Cambria Math" w:hAnsi="Cambria Math"/>
              </w:rPr>
              <m:t>L</m:t>
            </m:r>
            <m:ctrlPr>
              <w:rPr>
                <w:rStyle w:val="21"/>
                <w:rFonts w:ascii="Cambria Math" w:hAnsi="Cambria Math"/>
              </w:rPr>
            </m:ctrlPr>
          </m:sub>
        </m:sSub>
      </m:oMath>
      <w:r>
        <w:rPr>
          <w:rStyle w:val="21"/>
          <w:rFonts w:hint="eastAsia"/>
        </w:rPr>
        <w:t>。</w:t>
      </w:r>
    </w:p>
    <w:p w14:paraId="5B1DF8D6">
      <w:pPr>
        <w:spacing w:before="156" w:beforeLines="50" w:after="156" w:afterLines="50" w:line="360" w:lineRule="auto"/>
        <w:ind w:firstLine="480" w:firstLineChars="200"/>
        <w:rPr>
          <w:rFonts w:asciiTheme="minorEastAsia" w:hAnsiTheme="minorEastAsia" w:eastAsiaTheme="minorEastAsia"/>
          <w:sz w:val="24"/>
        </w:rPr>
      </w:pPr>
      <w:r>
        <w:rPr>
          <w:rFonts w:hint="eastAsia" w:asciiTheme="minorEastAsia" w:hAnsiTheme="minorEastAsia" w:eastAsiaTheme="minorEastAsia"/>
          <w:sz w:val="24"/>
        </w:rPr>
        <w:t>设输入信号为,本机振荡信号为</w:t>
      </w:r>
      <m:oMath>
        <m:sSub>
          <m:sSubPr>
            <m:ctrlPr>
              <w:rPr>
                <w:rFonts w:ascii="Cambria Math" w:hAnsi="Cambria Math" w:eastAsiaTheme="minorEastAsia"/>
                <w:i/>
                <w:sz w:val="24"/>
              </w:rPr>
            </m:ctrlPr>
          </m:sSubPr>
          <m:e>
            <m:r>
              <m:rPr/>
              <w:rPr>
                <w:rFonts w:ascii="Cambria Math" w:hAnsi="Cambria Math" w:eastAsiaTheme="minorEastAsia"/>
                <w:sz w:val="24"/>
              </w:rPr>
              <m:t>v</m:t>
            </m:r>
            <m:ctrlPr>
              <w:rPr>
                <w:rFonts w:ascii="Cambria Math" w:hAnsi="Cambria Math" w:eastAsiaTheme="minorEastAsia"/>
                <w:i/>
                <w:sz w:val="24"/>
              </w:rPr>
            </m:ctrlPr>
          </m:e>
          <m:sub>
            <m:r>
              <m:rPr/>
              <w:rPr>
                <w:rFonts w:ascii="Cambria Math" w:hAnsi="Cambria Math" w:eastAsiaTheme="minorEastAsia"/>
                <w:sz w:val="24"/>
              </w:rPr>
              <m:t>s</m:t>
            </m:r>
            <m:ctrlPr>
              <w:rPr>
                <w:rFonts w:ascii="Cambria Math" w:hAnsi="Cambria Math" w:eastAsiaTheme="minorEastAsia"/>
                <w:i/>
                <w:sz w:val="24"/>
              </w:rPr>
            </m:ctrlPr>
          </m:sub>
        </m:sSub>
        <m:r>
          <m:rPr/>
          <w:rPr>
            <w:rFonts w:ascii="Cambria Math" w:hAnsi="Cambria Math" w:eastAsiaTheme="minorEastAsia"/>
            <w:sz w:val="24"/>
          </w:rPr>
          <m:t>=</m:t>
        </m:r>
        <m:sSub>
          <m:sSubPr>
            <m:ctrlPr>
              <w:rPr>
                <w:rFonts w:ascii="Cambria Math" w:hAnsi="Cambria Math" w:eastAsiaTheme="minorEastAsia"/>
                <w:i/>
                <w:sz w:val="24"/>
              </w:rPr>
            </m:ctrlPr>
          </m:sSubPr>
          <m:e>
            <m:r>
              <m:rPr/>
              <w:rPr>
                <w:rFonts w:ascii="Cambria Math" w:hAnsi="Cambria Math" w:eastAsiaTheme="minorEastAsia"/>
                <w:sz w:val="24"/>
              </w:rPr>
              <m:t>V</m:t>
            </m:r>
            <m:ctrlPr>
              <w:rPr>
                <w:rFonts w:ascii="Cambria Math" w:hAnsi="Cambria Math" w:eastAsiaTheme="minorEastAsia"/>
                <w:i/>
                <w:sz w:val="24"/>
              </w:rPr>
            </m:ctrlPr>
          </m:e>
          <m:sub>
            <m:r>
              <m:rPr/>
              <w:rPr>
                <w:rFonts w:ascii="Cambria Math" w:hAnsi="Cambria Math" w:eastAsiaTheme="minorEastAsia"/>
                <w:sz w:val="24"/>
              </w:rPr>
              <m:t>S</m:t>
            </m:r>
            <m:ctrlPr>
              <w:rPr>
                <w:rFonts w:ascii="Cambria Math" w:hAnsi="Cambria Math" w:eastAsiaTheme="minorEastAsia"/>
                <w:i/>
                <w:sz w:val="24"/>
              </w:rPr>
            </m:ctrlPr>
          </m:sub>
        </m:sSub>
        <m:r>
          <m:rPr/>
          <w:rPr>
            <w:rFonts w:ascii="Cambria Math" w:hAnsi="Cambria Math" w:eastAsiaTheme="minorEastAsia"/>
            <w:sz w:val="24"/>
          </w:rPr>
          <m:t>cos</m:t>
        </m:r>
        <m:sSub>
          <m:sSubPr>
            <m:ctrlPr>
              <w:rPr>
                <w:rFonts w:ascii="Cambria Math" w:hAnsi="Cambria Math" w:eastAsiaTheme="minorEastAsia"/>
                <w:i/>
                <w:sz w:val="24"/>
              </w:rPr>
            </m:ctrlPr>
          </m:sSubPr>
          <m:e>
            <m:r>
              <m:rPr/>
              <w:rPr>
                <w:rFonts w:ascii="Cambria Math" w:hAnsi="Cambria Math" w:eastAsiaTheme="minorEastAsia"/>
                <w:sz w:val="24"/>
              </w:rPr>
              <m:t>ω</m:t>
            </m:r>
            <m:ctrlPr>
              <w:rPr>
                <w:rFonts w:ascii="Cambria Math" w:hAnsi="Cambria Math" w:eastAsiaTheme="minorEastAsia"/>
                <w:i/>
                <w:sz w:val="24"/>
              </w:rPr>
            </m:ctrlPr>
          </m:e>
          <m:sub>
            <m:r>
              <m:rPr/>
              <w:rPr>
                <w:rFonts w:ascii="Cambria Math" w:hAnsi="Cambria Math" w:eastAsiaTheme="minorEastAsia"/>
                <w:sz w:val="24"/>
              </w:rPr>
              <m:t>s</m:t>
            </m:r>
            <m:ctrlPr>
              <w:rPr>
                <w:rFonts w:ascii="Cambria Math" w:hAnsi="Cambria Math" w:eastAsiaTheme="minorEastAsia"/>
                <w:i/>
                <w:sz w:val="24"/>
              </w:rPr>
            </m:ctrlPr>
          </m:sub>
        </m:sSub>
        <m:r>
          <m:rPr/>
          <w:rPr>
            <w:rFonts w:ascii="Cambria Math" w:hAnsi="Cambria Math" w:eastAsiaTheme="minorEastAsia"/>
            <w:sz w:val="24"/>
          </w:rPr>
          <m:t>t</m:t>
        </m:r>
      </m:oMath>
      <w:r>
        <w:rPr>
          <w:rFonts w:hint="eastAsia" w:asciiTheme="minorEastAsia" w:hAnsiTheme="minorEastAsia" w:eastAsiaTheme="minorEastAsia"/>
          <w:sz w:val="24"/>
        </w:rPr>
        <w:t>，本机振荡信号为</w:t>
      </w:r>
      <m:oMath>
        <m:sSub>
          <m:sSubPr>
            <m:ctrlPr>
              <w:rPr>
                <w:rFonts w:ascii="Cambria Math" w:hAnsi="Cambria Math" w:eastAsiaTheme="minorEastAsia"/>
                <w:i/>
                <w:sz w:val="24"/>
              </w:rPr>
            </m:ctrlPr>
          </m:sSubPr>
          <m:e>
            <m:r>
              <m:rPr/>
              <w:rPr>
                <w:rFonts w:ascii="Cambria Math" w:hAnsi="Cambria Math" w:eastAsiaTheme="minorEastAsia"/>
                <w:sz w:val="24"/>
              </w:rPr>
              <m:t>v</m:t>
            </m:r>
            <m:ctrlPr>
              <w:rPr>
                <w:rFonts w:ascii="Cambria Math" w:hAnsi="Cambria Math" w:eastAsiaTheme="minorEastAsia"/>
                <w:i/>
                <w:sz w:val="24"/>
              </w:rPr>
            </m:ctrlPr>
          </m:e>
          <m:sub>
            <m:r>
              <m:rPr/>
              <w:rPr>
                <w:rFonts w:ascii="Cambria Math" w:hAnsi="Cambria Math" w:eastAsiaTheme="minorEastAsia"/>
                <w:sz w:val="24"/>
              </w:rPr>
              <m:t>L</m:t>
            </m:r>
            <m:ctrlPr>
              <w:rPr>
                <w:rFonts w:ascii="Cambria Math" w:hAnsi="Cambria Math" w:eastAsiaTheme="minorEastAsia"/>
                <w:i/>
                <w:sz w:val="24"/>
              </w:rPr>
            </m:ctrlPr>
          </m:sub>
        </m:sSub>
        <m:r>
          <m:rPr/>
          <w:rPr>
            <w:rFonts w:ascii="Cambria Math" w:hAnsi="Cambria Math" w:eastAsiaTheme="minorEastAsia"/>
            <w:sz w:val="24"/>
          </w:rPr>
          <m:t>=</m:t>
        </m:r>
        <m:sSub>
          <m:sSubPr>
            <m:ctrlPr>
              <w:rPr>
                <w:rFonts w:ascii="Cambria Math" w:hAnsi="Cambria Math" w:eastAsiaTheme="minorEastAsia"/>
                <w:i/>
                <w:sz w:val="24"/>
              </w:rPr>
            </m:ctrlPr>
          </m:sSubPr>
          <m:e>
            <m:r>
              <m:rPr/>
              <w:rPr>
                <w:rFonts w:ascii="Cambria Math" w:hAnsi="Cambria Math" w:eastAsiaTheme="minorEastAsia"/>
                <w:sz w:val="24"/>
              </w:rPr>
              <m:t>V</m:t>
            </m:r>
            <m:ctrlPr>
              <w:rPr>
                <w:rFonts w:ascii="Cambria Math" w:hAnsi="Cambria Math" w:eastAsiaTheme="minorEastAsia"/>
                <w:i/>
                <w:sz w:val="24"/>
              </w:rPr>
            </m:ctrlPr>
          </m:e>
          <m:sub>
            <m:r>
              <m:rPr/>
              <w:rPr>
                <w:rFonts w:ascii="Cambria Math" w:hAnsi="Cambria Math" w:eastAsiaTheme="minorEastAsia"/>
                <w:sz w:val="24"/>
              </w:rPr>
              <m:t>L</m:t>
            </m:r>
            <m:ctrlPr>
              <w:rPr>
                <w:rFonts w:ascii="Cambria Math" w:hAnsi="Cambria Math" w:eastAsiaTheme="minorEastAsia"/>
                <w:i/>
                <w:sz w:val="24"/>
              </w:rPr>
            </m:ctrlPr>
          </m:sub>
        </m:sSub>
        <m:r>
          <m:rPr/>
          <w:rPr>
            <w:rFonts w:ascii="Cambria Math" w:hAnsi="Cambria Math" w:eastAsiaTheme="minorEastAsia"/>
            <w:sz w:val="24"/>
          </w:rPr>
          <m:t>cos</m:t>
        </m:r>
        <m:sSub>
          <m:sSubPr>
            <m:ctrlPr>
              <w:rPr>
                <w:rFonts w:ascii="Cambria Math" w:hAnsi="Cambria Math" w:eastAsiaTheme="minorEastAsia"/>
                <w:i/>
                <w:sz w:val="24"/>
              </w:rPr>
            </m:ctrlPr>
          </m:sSubPr>
          <m:e>
            <m:r>
              <m:rPr/>
              <w:rPr>
                <w:rFonts w:ascii="Cambria Math" w:hAnsi="Cambria Math" w:eastAsiaTheme="minorEastAsia"/>
                <w:sz w:val="24"/>
              </w:rPr>
              <m:t>ω</m:t>
            </m:r>
            <m:ctrlPr>
              <w:rPr>
                <w:rFonts w:ascii="Cambria Math" w:hAnsi="Cambria Math" w:eastAsiaTheme="minorEastAsia"/>
                <w:i/>
                <w:sz w:val="24"/>
              </w:rPr>
            </m:ctrlPr>
          </m:e>
          <m:sub>
            <m:r>
              <m:rPr/>
              <w:rPr>
                <w:rFonts w:ascii="Cambria Math" w:hAnsi="Cambria Math" w:eastAsiaTheme="minorEastAsia"/>
                <w:sz w:val="24"/>
              </w:rPr>
              <m:t>L</m:t>
            </m:r>
            <m:ctrlPr>
              <w:rPr>
                <w:rFonts w:ascii="Cambria Math" w:hAnsi="Cambria Math" w:eastAsiaTheme="minorEastAsia"/>
                <w:i/>
                <w:sz w:val="24"/>
              </w:rPr>
            </m:ctrlPr>
          </m:sub>
        </m:sSub>
        <m:r>
          <m:rPr/>
          <w:rPr>
            <w:rFonts w:ascii="Cambria Math" w:hAnsi="Cambria Math" w:eastAsiaTheme="minorEastAsia"/>
            <w:sz w:val="24"/>
          </w:rPr>
          <m:t>t</m:t>
        </m:r>
      </m:oMath>
      <w:r>
        <w:rPr>
          <w:rFonts w:hint="eastAsia" w:asciiTheme="minorEastAsia" w:hAnsiTheme="minorEastAsia" w:eastAsiaTheme="minorEastAsia"/>
          <w:sz w:val="24"/>
        </w:rPr>
        <w:t>，由相乘混频的框图可得输出电压</w:t>
      </w:r>
      <m:oMath>
        <m:sSub>
          <m:sSubPr>
            <m:ctrlPr>
              <w:rPr>
                <w:rFonts w:ascii="Cambria Math" w:hAnsi="Cambria Math" w:eastAsiaTheme="minorEastAsia"/>
                <w:i/>
                <w:sz w:val="24"/>
              </w:rPr>
            </m:ctrlPr>
          </m:sSubPr>
          <m:e>
            <m:r>
              <m:rPr/>
              <w:rPr>
                <w:rFonts w:ascii="Cambria Math" w:hAnsi="Cambria Math" w:eastAsiaTheme="minorEastAsia"/>
                <w:sz w:val="24"/>
              </w:rPr>
              <m:t>v</m:t>
            </m:r>
            <m:ctrlPr>
              <w:rPr>
                <w:rFonts w:ascii="Cambria Math" w:hAnsi="Cambria Math" w:eastAsiaTheme="minorEastAsia"/>
                <w:i/>
                <w:sz w:val="24"/>
              </w:rPr>
            </m:ctrlPr>
          </m:e>
          <m:sub>
            <m:r>
              <m:rPr/>
              <w:rPr>
                <w:rFonts w:ascii="Cambria Math" w:hAnsi="Cambria Math" w:eastAsiaTheme="minorEastAsia"/>
                <w:sz w:val="24"/>
              </w:rPr>
              <m:t>o</m:t>
            </m:r>
            <m:ctrlPr>
              <w:rPr>
                <w:rFonts w:ascii="Cambria Math" w:hAnsi="Cambria Math" w:eastAsiaTheme="minorEastAsia"/>
                <w:i/>
                <w:sz w:val="24"/>
              </w:rPr>
            </m:ctrlPr>
          </m:sub>
        </m:sSub>
        <m:r>
          <m:rPr/>
          <w:rPr>
            <w:rFonts w:ascii="Cambria Math" w:hAnsi="Cambria Math" w:eastAsiaTheme="minorEastAsia"/>
            <w:sz w:val="24"/>
          </w:rPr>
          <m:t>=</m:t>
        </m:r>
        <m:f>
          <m:fPr>
            <m:ctrlPr>
              <w:rPr>
                <w:rFonts w:ascii="Cambria Math" w:hAnsi="Cambria Math" w:eastAsiaTheme="minorEastAsia"/>
                <w:i/>
                <w:sz w:val="24"/>
              </w:rPr>
            </m:ctrlPr>
          </m:fPr>
          <m:num>
            <m:r>
              <m:rPr/>
              <w:rPr>
                <w:rFonts w:ascii="Cambria Math" w:hAnsi="Cambria Math" w:eastAsiaTheme="minorEastAsia"/>
                <w:sz w:val="24"/>
              </w:rPr>
              <m:t>1</m:t>
            </m:r>
            <m:ctrlPr>
              <w:rPr>
                <w:rFonts w:ascii="Cambria Math" w:hAnsi="Cambria Math" w:eastAsiaTheme="minorEastAsia"/>
                <w:i/>
                <w:sz w:val="24"/>
              </w:rPr>
            </m:ctrlPr>
          </m:num>
          <m:den>
            <m:r>
              <m:rPr/>
              <w:rPr>
                <w:rFonts w:ascii="Cambria Math" w:hAnsi="Cambria Math" w:eastAsiaTheme="minorEastAsia"/>
                <w:sz w:val="24"/>
              </w:rPr>
              <m:t>2</m:t>
            </m:r>
            <m:ctrlPr>
              <w:rPr>
                <w:rFonts w:ascii="Cambria Math" w:hAnsi="Cambria Math" w:eastAsiaTheme="minorEastAsia"/>
                <w:i/>
                <w:sz w:val="24"/>
              </w:rPr>
            </m:ctrlPr>
          </m:den>
        </m:f>
        <m:sSub>
          <m:sSubPr>
            <m:ctrlPr>
              <w:rPr>
                <w:rFonts w:ascii="Cambria Math" w:hAnsi="Cambria Math" w:eastAsiaTheme="minorEastAsia"/>
                <w:i/>
                <w:sz w:val="24"/>
              </w:rPr>
            </m:ctrlPr>
          </m:sSubPr>
          <m:e>
            <m:r>
              <m:rPr/>
              <w:rPr>
                <w:rFonts w:ascii="Cambria Math" w:hAnsi="Cambria Math" w:eastAsiaTheme="minorEastAsia"/>
                <w:sz w:val="24"/>
              </w:rPr>
              <m:t>K</m:t>
            </m:r>
            <m:ctrlPr>
              <w:rPr>
                <w:rFonts w:ascii="Cambria Math" w:hAnsi="Cambria Math" w:eastAsiaTheme="minorEastAsia"/>
                <w:i/>
                <w:sz w:val="24"/>
              </w:rPr>
            </m:ctrlPr>
          </m:e>
          <m:sub>
            <m:r>
              <m:rPr/>
              <w:rPr>
                <w:rFonts w:ascii="Cambria Math" w:hAnsi="Cambria Math" w:eastAsiaTheme="minorEastAsia"/>
                <w:sz w:val="24"/>
              </w:rPr>
              <m:t>F</m:t>
            </m:r>
            <m:ctrlPr>
              <w:rPr>
                <w:rFonts w:ascii="Cambria Math" w:hAnsi="Cambria Math" w:eastAsiaTheme="minorEastAsia"/>
                <w:i/>
                <w:sz w:val="24"/>
              </w:rPr>
            </m:ctrlPr>
          </m:sub>
        </m:sSub>
        <m:sSub>
          <m:sSubPr>
            <m:ctrlPr>
              <w:rPr>
                <w:rFonts w:ascii="Cambria Math" w:hAnsi="Cambria Math" w:eastAsiaTheme="minorEastAsia"/>
                <w:i/>
                <w:sz w:val="24"/>
              </w:rPr>
            </m:ctrlPr>
          </m:sSubPr>
          <m:e>
            <m:r>
              <m:rPr/>
              <w:rPr>
                <w:rFonts w:ascii="Cambria Math" w:hAnsi="Cambria Math" w:eastAsiaTheme="minorEastAsia"/>
                <w:sz w:val="24"/>
              </w:rPr>
              <m:t>K</m:t>
            </m:r>
            <m:ctrlPr>
              <w:rPr>
                <w:rFonts w:ascii="Cambria Math" w:hAnsi="Cambria Math" w:eastAsiaTheme="minorEastAsia"/>
                <w:i/>
                <w:sz w:val="24"/>
              </w:rPr>
            </m:ctrlPr>
          </m:e>
          <m:sub>
            <m:r>
              <m:rPr/>
              <w:rPr>
                <w:rFonts w:ascii="Cambria Math" w:hAnsi="Cambria Math" w:eastAsiaTheme="minorEastAsia"/>
                <w:sz w:val="24"/>
              </w:rPr>
              <m:t>M</m:t>
            </m:r>
            <m:ctrlPr>
              <w:rPr>
                <w:rFonts w:ascii="Cambria Math" w:hAnsi="Cambria Math" w:eastAsiaTheme="minorEastAsia"/>
                <w:i/>
                <w:sz w:val="24"/>
              </w:rPr>
            </m:ctrlPr>
          </m:sub>
        </m:sSub>
        <m:sSub>
          <m:sSubPr>
            <m:ctrlPr>
              <w:rPr>
                <w:rFonts w:ascii="Cambria Math" w:hAnsi="Cambria Math" w:eastAsiaTheme="minorEastAsia"/>
                <w:i/>
                <w:sz w:val="24"/>
              </w:rPr>
            </m:ctrlPr>
          </m:sSubPr>
          <m:e>
            <m:r>
              <m:rPr/>
              <w:rPr>
                <w:rFonts w:ascii="Cambria Math" w:hAnsi="Cambria Math" w:eastAsiaTheme="minorEastAsia"/>
                <w:sz w:val="24"/>
              </w:rPr>
              <m:t>V</m:t>
            </m:r>
            <m:ctrlPr>
              <w:rPr>
                <w:rFonts w:ascii="Cambria Math" w:hAnsi="Cambria Math" w:eastAsiaTheme="minorEastAsia"/>
                <w:i/>
                <w:sz w:val="24"/>
              </w:rPr>
            </m:ctrlPr>
          </m:e>
          <m:sub>
            <m:r>
              <m:rPr/>
              <w:rPr>
                <w:rFonts w:ascii="Cambria Math" w:hAnsi="Cambria Math" w:eastAsiaTheme="minorEastAsia"/>
                <w:sz w:val="24"/>
              </w:rPr>
              <m:t>L</m:t>
            </m:r>
            <m:ctrlPr>
              <w:rPr>
                <w:rFonts w:ascii="Cambria Math" w:hAnsi="Cambria Math" w:eastAsiaTheme="minorEastAsia"/>
                <w:i/>
                <w:sz w:val="24"/>
              </w:rPr>
            </m:ctrlPr>
          </m:sub>
        </m:sSub>
        <m:r>
          <m:rPr/>
          <w:rPr>
            <w:rFonts w:ascii="Cambria Math" w:hAnsi="Cambria Math" w:eastAsiaTheme="minorEastAsia"/>
            <w:sz w:val="24"/>
          </w:rPr>
          <m:t>cos</m:t>
        </m:r>
        <m:sSub>
          <m:sSubPr>
            <m:ctrlPr>
              <w:rPr>
                <w:rFonts w:ascii="Cambria Math" w:hAnsi="Cambria Math" w:eastAsiaTheme="minorEastAsia"/>
                <w:i/>
                <w:sz w:val="24"/>
              </w:rPr>
            </m:ctrlPr>
          </m:sSubPr>
          <m:e>
            <m:r>
              <m:rPr/>
              <w:rPr>
                <w:rFonts w:ascii="Cambria Math" w:hAnsi="Cambria Math" w:eastAsiaTheme="minorEastAsia"/>
                <w:sz w:val="24"/>
              </w:rPr>
              <m:t>(ω</m:t>
            </m:r>
            <m:ctrlPr>
              <w:rPr>
                <w:rFonts w:ascii="Cambria Math" w:hAnsi="Cambria Math" w:eastAsiaTheme="minorEastAsia"/>
                <w:i/>
                <w:sz w:val="24"/>
              </w:rPr>
            </m:ctrlPr>
          </m:e>
          <m:sub>
            <m:r>
              <m:rPr/>
              <w:rPr>
                <w:rFonts w:ascii="Cambria Math" w:hAnsi="Cambria Math" w:eastAsiaTheme="minorEastAsia"/>
                <w:sz w:val="24"/>
              </w:rPr>
              <m:t>L−</m:t>
            </m:r>
            <m:ctrlPr>
              <w:rPr>
                <w:rFonts w:ascii="Cambria Math" w:hAnsi="Cambria Math" w:eastAsiaTheme="minorEastAsia"/>
                <w:i/>
                <w:sz w:val="24"/>
              </w:rPr>
            </m:ctrlPr>
          </m:sub>
        </m:sSub>
        <m:sSub>
          <m:sSubPr>
            <m:ctrlPr>
              <w:rPr>
                <w:rFonts w:ascii="Cambria Math" w:hAnsi="Cambria Math" w:eastAsiaTheme="minorEastAsia"/>
                <w:i/>
                <w:sz w:val="24"/>
              </w:rPr>
            </m:ctrlPr>
          </m:sSubPr>
          <m:e>
            <m:r>
              <m:rPr/>
              <w:rPr>
                <w:rFonts w:ascii="Cambria Math" w:hAnsi="Cambria Math" w:eastAsiaTheme="minorEastAsia"/>
                <w:sz w:val="24"/>
              </w:rPr>
              <m:t>ω</m:t>
            </m:r>
            <m:ctrlPr>
              <w:rPr>
                <w:rFonts w:ascii="Cambria Math" w:hAnsi="Cambria Math" w:eastAsiaTheme="minorEastAsia"/>
                <w:i/>
                <w:sz w:val="24"/>
              </w:rPr>
            </m:ctrlPr>
          </m:e>
          <m:sub>
            <m:r>
              <m:rPr/>
              <w:rPr>
                <w:rFonts w:ascii="Cambria Math" w:hAnsi="Cambria Math" w:eastAsiaTheme="minorEastAsia"/>
                <w:sz w:val="24"/>
              </w:rPr>
              <m:t>S</m:t>
            </m:r>
            <m:ctrlPr>
              <w:rPr>
                <w:rFonts w:ascii="Cambria Math" w:hAnsi="Cambria Math" w:eastAsiaTheme="minorEastAsia"/>
                <w:i/>
                <w:sz w:val="24"/>
              </w:rPr>
            </m:ctrlPr>
          </m:sub>
        </m:sSub>
        <m:r>
          <m:rPr/>
          <w:rPr>
            <w:rFonts w:ascii="Cambria Math" w:hAnsi="Cambria Math" w:eastAsiaTheme="minorEastAsia"/>
            <w:sz w:val="24"/>
          </w:rPr>
          <m:t>)t</m:t>
        </m:r>
      </m:oMath>
      <w:r>
        <w:rPr>
          <w:rFonts w:hint="eastAsia" w:asciiTheme="minorEastAsia" w:hAnsiTheme="minorEastAsia" w:eastAsiaTheme="minorEastAsia"/>
          <w:sz w:val="24"/>
        </w:rPr>
        <w:t>。</w:t>
      </w:r>
    </w:p>
    <w:p w14:paraId="4E212B3F">
      <w:pPr>
        <w:spacing w:before="156" w:beforeLines="50" w:after="156" w:afterLines="50" w:line="360" w:lineRule="auto"/>
        <w:ind w:firstLine="480" w:firstLineChars="200"/>
        <w:rPr>
          <w:rFonts w:asciiTheme="minorEastAsia" w:hAnsiTheme="minorEastAsia" w:eastAsiaTheme="minorEastAsia"/>
          <w:sz w:val="24"/>
        </w:rPr>
      </w:pPr>
      <w:r>
        <w:rPr>
          <w:rFonts w:asciiTheme="minorEastAsia" w:hAnsiTheme="minorEastAsia" w:eastAsiaTheme="minorEastAsia"/>
          <w:sz w:val="24"/>
        </w:rPr>
        <w:drawing>
          <wp:inline distT="0" distB="0" distL="0" distR="0">
            <wp:extent cx="2486025" cy="1264285"/>
            <wp:effectExtent l="0" t="0" r="3175" b="0"/>
            <wp:docPr id="1805782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82885"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496718" cy="1269719"/>
                    </a:xfrm>
                    <a:prstGeom prst="rect">
                      <a:avLst/>
                    </a:prstGeom>
                    <a:noFill/>
                  </pic:spPr>
                </pic:pic>
              </a:graphicData>
            </a:graphic>
          </wp:inline>
        </w:drawing>
      </w:r>
      <w:r>
        <w:rPr>
          <w:rFonts w:asciiTheme="minorEastAsia" w:hAnsiTheme="minorEastAsia" w:eastAsiaTheme="minorEastAsia"/>
          <w:sz w:val="24"/>
        </w:rPr>
        <w:drawing>
          <wp:inline distT="0" distB="0" distL="0" distR="0">
            <wp:extent cx="2216785" cy="1225550"/>
            <wp:effectExtent l="0" t="0" r="0" b="6350"/>
            <wp:docPr id="14256816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81614" name="图片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2236806" cy="1236715"/>
                    </a:xfrm>
                    <a:prstGeom prst="rect">
                      <a:avLst/>
                    </a:prstGeom>
                    <a:noFill/>
                  </pic:spPr>
                </pic:pic>
              </a:graphicData>
            </a:graphic>
          </wp:inline>
        </w:drawing>
      </w:r>
    </w:p>
    <w:p w14:paraId="02068CD2">
      <w:pPr>
        <w:spacing w:before="156" w:beforeLines="50" w:after="156" w:afterLines="50" w:line="360" w:lineRule="auto"/>
        <w:ind w:firstLine="480" w:firstLineChars="200"/>
        <w:jc w:val="center"/>
        <w:rPr>
          <w:rFonts w:asciiTheme="minorEastAsia" w:hAnsiTheme="minorEastAsia" w:eastAsiaTheme="minorEastAsia"/>
          <w:sz w:val="24"/>
        </w:rPr>
      </w:pPr>
      <w:r>
        <w:rPr>
          <w:rFonts w:hint="eastAsia" w:asciiTheme="minorEastAsia" w:hAnsiTheme="minorEastAsia" w:eastAsiaTheme="minorEastAsia"/>
          <w:sz w:val="24"/>
        </w:rPr>
        <w:t>图3</w:t>
      </w:r>
      <w:r>
        <w:rPr>
          <w:rFonts w:asciiTheme="minorEastAsia" w:hAnsiTheme="minorEastAsia" w:eastAsiaTheme="minorEastAsia"/>
          <w:sz w:val="24"/>
        </w:rPr>
        <w:t>-2</w:t>
      </w:r>
      <w:r>
        <w:rPr>
          <w:rFonts w:hint="eastAsia" w:asciiTheme="minorEastAsia" w:hAnsiTheme="minorEastAsia" w:eastAsiaTheme="minorEastAsia"/>
          <w:sz w:val="24"/>
        </w:rPr>
        <w:t>混频前后的频谱图</w:t>
      </w:r>
    </w:p>
    <w:p w14:paraId="3A55166D">
      <w:pPr>
        <w:spacing w:before="156" w:beforeLines="50" w:after="156" w:afterLines="50" w:line="360" w:lineRule="auto"/>
        <w:ind w:firstLine="480" w:firstLineChars="200"/>
        <w:rPr>
          <w:rFonts w:asciiTheme="minorEastAsia" w:hAnsiTheme="minorEastAsia" w:eastAsiaTheme="minorEastAsia"/>
          <w:sz w:val="24"/>
        </w:rPr>
      </w:pPr>
      <w:r>
        <w:rPr>
          <w:rFonts w:hint="eastAsia" w:asciiTheme="minorEastAsia" w:hAnsiTheme="minorEastAsia" w:eastAsiaTheme="minorEastAsia"/>
          <w:sz w:val="24"/>
        </w:rPr>
        <w:t>图3-3为模拟乘法器混频电路，该电路由集成模拟乘法器MC1496完成。</w:t>
      </w:r>
    </w:p>
    <w:p w14:paraId="42CA0F01">
      <w:pPr>
        <w:spacing w:before="156" w:beforeLines="50" w:after="156" w:afterLines="50" w:line="360" w:lineRule="auto"/>
        <w:ind w:firstLine="480" w:firstLineChars="200"/>
        <w:rPr>
          <w:rFonts w:asciiTheme="minorEastAsia" w:hAnsiTheme="minorEastAsia" w:eastAsiaTheme="minorEastAsia"/>
          <w:sz w:val="24"/>
        </w:rPr>
      </w:pPr>
      <w:r>
        <w:rPr>
          <w:rFonts w:hint="eastAsia" w:asciiTheme="minorEastAsia" w:hAnsiTheme="minorEastAsia" w:eastAsiaTheme="minorEastAsia"/>
          <w:sz w:val="24"/>
        </w:rPr>
        <w:t>MC1496可以采用单电源供电，也可采用双电源供电。本实验电路中采用＋12V，－8V供电。R12（820Ω）、R13（820Ω）组成平衡电路，F1为4.5MHz陶瓷滤波器。本实验中输入信号频率为4.2MHz(由三号板LC振荡输出)，本振频率8.7MHz。</w:t>
      </w:r>
    </w:p>
    <w:p w14:paraId="6919A04F">
      <w:pPr>
        <w:spacing w:before="156" w:beforeLines="50" w:after="156" w:afterLines="50" w:line="360" w:lineRule="auto"/>
        <w:ind w:firstLine="480" w:firstLineChars="200"/>
        <w:jc w:val="center"/>
        <w:rPr>
          <w:rFonts w:asciiTheme="minorEastAsia" w:hAnsiTheme="minorEastAsia" w:eastAsiaTheme="minorEastAsia"/>
          <w:sz w:val="24"/>
        </w:rPr>
      </w:pPr>
      <w:r>
        <w:rPr>
          <w:rFonts w:asciiTheme="minorEastAsia" w:hAnsiTheme="minorEastAsia" w:eastAsiaTheme="minorEastAsia"/>
          <w:sz w:val="24"/>
        </w:rPr>
        <w:drawing>
          <wp:inline distT="0" distB="0" distL="0" distR="0">
            <wp:extent cx="2819400" cy="1755775"/>
            <wp:effectExtent l="0" t="0" r="0" b="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a:xfrm>
                      <a:off x="0" y="0"/>
                      <a:ext cx="2829744" cy="1762602"/>
                    </a:xfrm>
                    <a:prstGeom prst="rect">
                      <a:avLst/>
                    </a:prstGeom>
                    <a:noFill/>
                    <a:ln>
                      <a:noFill/>
                    </a:ln>
                  </pic:spPr>
                </pic:pic>
              </a:graphicData>
            </a:graphic>
          </wp:inline>
        </w:drawing>
      </w:r>
    </w:p>
    <w:p w14:paraId="091E94EF">
      <w:pPr>
        <w:spacing w:before="156" w:beforeLines="50" w:after="156" w:afterLines="50" w:line="360" w:lineRule="auto"/>
        <w:jc w:val="center"/>
        <w:rPr>
          <w:rFonts w:asciiTheme="minorEastAsia" w:hAnsiTheme="minorEastAsia" w:eastAsiaTheme="minorEastAsia"/>
          <w:sz w:val="24"/>
        </w:rPr>
      </w:pPr>
      <w:r>
        <w:rPr>
          <w:rFonts w:hint="eastAsia" w:asciiTheme="minorEastAsia" w:hAnsiTheme="minorEastAsia" w:eastAsiaTheme="minorEastAsia"/>
          <w:sz w:val="24"/>
        </w:rPr>
        <w:t>图</w:t>
      </w:r>
      <w:r>
        <w:rPr>
          <w:rFonts w:asciiTheme="minorEastAsia" w:hAnsiTheme="minorEastAsia" w:eastAsiaTheme="minorEastAsia"/>
          <w:sz w:val="24"/>
        </w:rPr>
        <w:t xml:space="preserve">3-3 </w:t>
      </w:r>
      <w:r>
        <w:rPr>
          <w:rFonts w:hint="eastAsia" w:asciiTheme="minorEastAsia" w:hAnsiTheme="minorEastAsia" w:eastAsiaTheme="minorEastAsia"/>
          <w:sz w:val="24"/>
        </w:rPr>
        <w:t>模拟乘法器混频器</w:t>
      </w:r>
    </w:p>
    <w:p w14:paraId="4EDB3498">
      <w:pPr>
        <w:spacing w:before="156" w:beforeLines="50" w:after="156" w:afterLines="50" w:line="360" w:lineRule="auto"/>
        <w:ind w:firstLine="480" w:firstLineChars="200"/>
        <w:rPr>
          <w:rFonts w:asciiTheme="minorEastAsia" w:hAnsiTheme="minorEastAsia" w:eastAsiaTheme="minorEastAsia"/>
          <w:sz w:val="24"/>
        </w:rPr>
      </w:pPr>
      <w:r>
        <w:rPr>
          <w:rFonts w:hint="eastAsia" w:asciiTheme="minorEastAsia" w:hAnsiTheme="minorEastAsia" w:eastAsiaTheme="minorEastAsia"/>
          <w:sz w:val="24"/>
        </w:rPr>
        <w:t>为了实现混频功能，混频器件必须工作在非线性状态，而作用在混频器上的除了输入信号电压VS和本振电压VL外，不可避免地还存在干扰和噪声。它们之间任意两者都有可能产生组合频率，这些组合信号频率如果等于或接近中频，将与输入信号一起通过中频放大器、解调器，对输出级产生干涉，影响输入信号的接收。</w:t>
      </w:r>
    </w:p>
    <w:p w14:paraId="7FA8A0A0">
      <w:pPr>
        <w:spacing w:before="156" w:beforeLines="50" w:after="156" w:afterLines="50" w:line="360" w:lineRule="auto"/>
        <w:ind w:firstLine="480" w:firstLineChars="200"/>
        <w:rPr>
          <w:rFonts w:asciiTheme="minorEastAsia" w:hAnsiTheme="minorEastAsia" w:eastAsiaTheme="minorEastAsia"/>
          <w:sz w:val="24"/>
        </w:rPr>
      </w:pPr>
      <w:r>
        <w:rPr>
          <w:rFonts w:hint="eastAsia" w:asciiTheme="minorEastAsia" w:hAnsiTheme="minorEastAsia" w:eastAsiaTheme="minorEastAsia"/>
          <w:sz w:val="24"/>
        </w:rPr>
        <w:t>干扰是由于混频器不满足线性时变工作条件而形成的，因此不可避免地会产生干扰，其中影响最大的是中频干扰和镜象干扰。</w:t>
      </w:r>
    </w:p>
    <w:p w14:paraId="1BB7607A">
      <w:pPr>
        <w:pStyle w:val="3"/>
        <w:spacing w:line="360" w:lineRule="auto"/>
      </w:pPr>
      <w:r>
        <w:rPr>
          <w:rFonts w:hint="eastAsia"/>
        </w:rPr>
        <w:t>五、实验步骤</w:t>
      </w:r>
      <w:bookmarkEnd w:id="21"/>
    </w:p>
    <w:p w14:paraId="1F9842B1">
      <w:pPr>
        <w:spacing w:line="360" w:lineRule="auto"/>
      </w:pPr>
      <w:r>
        <w:rPr>
          <w:rFonts w:hint="eastAsia"/>
        </w:rPr>
        <w:t>1）</w:t>
      </w:r>
      <w:r>
        <w:rPr>
          <w:rFonts w:hint="eastAsia"/>
        </w:rPr>
        <w:tab/>
      </w:r>
      <w:r>
        <w:rPr>
          <w:rFonts w:hint="eastAsia"/>
        </w:rPr>
        <w:t>模块关电，按照下面框图进行连线。</w:t>
      </w:r>
    </w:p>
    <w:p w14:paraId="149BD384">
      <w:pPr>
        <w:spacing w:line="360" w:lineRule="auto"/>
      </w:pPr>
      <w:r>
        <w:rPr>
          <w:rFonts w:hint="eastAsia"/>
        </w:rPr>
        <w:drawing>
          <wp:inline distT="0" distB="0" distL="0" distR="0">
            <wp:extent cx="5278120" cy="1733550"/>
            <wp:effectExtent l="0" t="0" r="5080" b="6350"/>
            <wp:docPr id="1420310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1021" name="图片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278120" cy="1733550"/>
                    </a:xfrm>
                    <a:prstGeom prst="rect">
                      <a:avLst/>
                    </a:prstGeom>
                    <a:noFill/>
                    <a:ln>
                      <a:noFill/>
                    </a:ln>
                  </pic:spPr>
                </pic:pic>
              </a:graphicData>
            </a:graphic>
          </wp:inline>
        </w:drawing>
      </w:r>
    </w:p>
    <w:p w14:paraId="3326C1D8">
      <w:pPr>
        <w:pStyle w:val="18"/>
        <w:spacing w:line="360" w:lineRule="auto"/>
      </w:pPr>
      <w:r>
        <w:rPr>
          <w:rFonts w:hint="eastAsia"/>
        </w:rPr>
        <w:t>图3-4   模拟乘法器混频连线框图</w:t>
      </w:r>
    </w:p>
    <w:p w14:paraId="41CF250E">
      <w:pPr>
        <w:spacing w:line="360" w:lineRule="auto"/>
      </w:pPr>
      <w:r>
        <w:rPr>
          <w:rFonts w:hint="eastAsia"/>
        </w:rPr>
        <w:t>2）</w:t>
      </w:r>
      <w:r>
        <w:rPr>
          <w:rFonts w:hint="eastAsia"/>
        </w:rPr>
        <w:tab/>
      </w:r>
      <w:r>
        <w:rPr>
          <w:rFonts w:hint="eastAsia"/>
        </w:rPr>
        <w:t>模块开电，将3号板上的S1拨为“01”，S2拨为“01”调节CC1，微调3号板W2，使7号板TP4频率为4.2MHz、幅度为200mV。</w:t>
      </w:r>
    </w:p>
    <w:p w14:paraId="42CD54A4">
      <w:pPr>
        <w:spacing w:line="360" w:lineRule="auto"/>
      </w:pPr>
      <w:r>
        <w:rPr>
          <w:rFonts w:hint="eastAsia"/>
        </w:rPr>
        <w:t>3）</w:t>
      </w:r>
      <w:r>
        <w:rPr>
          <w:rFonts w:hint="eastAsia"/>
        </w:rPr>
        <w:tab/>
      </w:r>
      <w:r>
        <w:rPr>
          <w:rFonts w:hint="eastAsia"/>
        </w:rPr>
        <w:t>调节信号源模块使RF OUT1输出频率为8.7MHz、峰峰值600mv的正弦波。</w:t>
      </w:r>
    </w:p>
    <w:p w14:paraId="5A34E727">
      <w:pPr>
        <w:spacing w:line="360" w:lineRule="auto"/>
        <w:rPr>
          <w:rFonts w:hint="eastAsia"/>
        </w:rPr>
      </w:pPr>
      <w:r>
        <w:rPr>
          <w:rFonts w:hint="eastAsia"/>
        </w:rPr>
        <w:t>4）</w:t>
      </w:r>
      <w:r>
        <w:rPr>
          <w:rFonts w:hint="eastAsia"/>
        </w:rPr>
        <w:tab/>
      </w:r>
      <w:r>
        <w:rPr>
          <w:rFonts w:hint="eastAsia"/>
        </w:rPr>
        <w:t>用示波器观测7号板TP5，观测乘法器输出波形。</w:t>
      </w:r>
    </w:p>
    <w:p w14:paraId="0652B020">
      <w:pPr>
        <w:spacing w:line="360" w:lineRule="auto"/>
        <w:jc w:val="center"/>
        <w:rPr>
          <w:rFonts w:hint="eastAsia" w:eastAsia="宋体"/>
          <w:lang w:eastAsia="zh-CN"/>
        </w:rPr>
      </w:pPr>
      <w:r>
        <w:rPr>
          <w:rFonts w:hint="eastAsia" w:eastAsia="宋体"/>
          <w:lang w:eastAsia="zh-CN"/>
        </w:rPr>
        <w:drawing>
          <wp:inline distT="0" distB="0" distL="114300" distR="114300">
            <wp:extent cx="2592070" cy="1944370"/>
            <wp:effectExtent l="0" t="0" r="11430" b="11430"/>
            <wp:docPr id="5" name="图片 5" descr="0025b2e1d8aaac9671817f26a0c3e9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025b2e1d8aaac9671817f26a0c3e9cc"/>
                    <pic:cNvPicPr>
                      <a:picLocks noChangeAspect="1"/>
                    </pic:cNvPicPr>
                  </pic:nvPicPr>
                  <pic:blipFill>
                    <a:blip r:embed="rId24"/>
                    <a:stretch>
                      <a:fillRect/>
                    </a:stretch>
                  </pic:blipFill>
                  <pic:spPr>
                    <a:xfrm>
                      <a:off x="0" y="0"/>
                      <a:ext cx="2592070" cy="1944370"/>
                    </a:xfrm>
                    <a:prstGeom prst="rect">
                      <a:avLst/>
                    </a:prstGeom>
                  </pic:spPr>
                </pic:pic>
              </a:graphicData>
            </a:graphic>
          </wp:inline>
        </w:drawing>
      </w:r>
      <w:r>
        <w:rPr>
          <w:rFonts w:hint="eastAsia" w:eastAsia="宋体"/>
          <w:lang w:eastAsia="zh-CN"/>
        </w:rPr>
        <w:drawing>
          <wp:inline distT="0" distB="0" distL="114300" distR="114300">
            <wp:extent cx="2592070" cy="1944370"/>
            <wp:effectExtent l="0" t="0" r="11430" b="11430"/>
            <wp:docPr id="6" name="图片 6" descr="baf04e96144e989db476c8cd9ad252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af04e96144e989db476c8cd9ad2525c"/>
                    <pic:cNvPicPr>
                      <a:picLocks noChangeAspect="1"/>
                    </pic:cNvPicPr>
                  </pic:nvPicPr>
                  <pic:blipFill>
                    <a:blip r:embed="rId25"/>
                    <a:stretch>
                      <a:fillRect/>
                    </a:stretch>
                  </pic:blipFill>
                  <pic:spPr>
                    <a:xfrm>
                      <a:off x="0" y="0"/>
                      <a:ext cx="2592070" cy="1944370"/>
                    </a:xfrm>
                    <a:prstGeom prst="rect">
                      <a:avLst/>
                    </a:prstGeom>
                  </pic:spPr>
                </pic:pic>
              </a:graphicData>
            </a:graphic>
          </wp:inline>
        </w:drawing>
      </w:r>
    </w:p>
    <w:p w14:paraId="3A949943">
      <w:pPr>
        <w:spacing w:line="360" w:lineRule="auto"/>
        <w:rPr>
          <w:rFonts w:hint="eastAsia"/>
        </w:rPr>
      </w:pPr>
      <w:r>
        <w:rPr>
          <w:rFonts w:hint="eastAsia"/>
        </w:rPr>
        <w:t>5）</w:t>
      </w:r>
      <w:r>
        <w:rPr>
          <w:rFonts w:hint="eastAsia"/>
        </w:rPr>
        <w:tab/>
      </w:r>
      <w:r>
        <w:rPr>
          <w:rFonts w:hint="eastAsia"/>
        </w:rPr>
        <w:t>用示波器观测7号板的TP6，观测经滤波处理后的混频输出。（注：滤波器为4.5MHz的带通滤波。）并读出频率计上的频率。</w:t>
      </w:r>
    </w:p>
    <w:p w14:paraId="09BD5D2F">
      <w:pPr>
        <w:spacing w:line="360" w:lineRule="auto"/>
        <w:jc w:val="center"/>
        <w:rPr>
          <w:rFonts w:hint="eastAsia" w:eastAsia="宋体"/>
          <w:lang w:eastAsia="zh-CN"/>
        </w:rPr>
      </w:pPr>
      <w:r>
        <w:rPr>
          <w:rFonts w:hint="eastAsia" w:eastAsia="宋体"/>
          <w:lang w:eastAsia="zh-CN"/>
        </w:rPr>
        <w:drawing>
          <wp:inline distT="0" distB="0" distL="114300" distR="114300">
            <wp:extent cx="3959860" cy="2604770"/>
            <wp:effectExtent l="0" t="0" r="0" b="0"/>
            <wp:docPr id="3" name="图片 3" descr="bdf3372f5810ec20aa31ce2483fe1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df3372f5810ec20aa31ce2483fe1beb"/>
                    <pic:cNvPicPr>
                      <a:picLocks noChangeAspect="1"/>
                    </pic:cNvPicPr>
                  </pic:nvPicPr>
                  <pic:blipFill>
                    <a:blip r:embed="rId26"/>
                    <a:srcRect b="12313"/>
                    <a:stretch>
                      <a:fillRect/>
                    </a:stretch>
                  </pic:blipFill>
                  <pic:spPr>
                    <a:xfrm>
                      <a:off x="0" y="0"/>
                      <a:ext cx="3959860" cy="2604770"/>
                    </a:xfrm>
                    <a:prstGeom prst="rect">
                      <a:avLst/>
                    </a:prstGeom>
                  </pic:spPr>
                </pic:pic>
              </a:graphicData>
            </a:graphic>
          </wp:inline>
        </w:drawing>
      </w:r>
    </w:p>
    <w:p w14:paraId="1A507520">
      <w:pPr>
        <w:spacing w:line="360" w:lineRule="auto"/>
        <w:ind w:firstLine="420" w:firstLineChars="0"/>
        <w:jc w:val="both"/>
        <w:rPr>
          <w:rFonts w:hint="eastAsia"/>
          <w:lang w:val="en-US" w:eastAsia="zh-CN"/>
        </w:rPr>
      </w:pPr>
      <w:r>
        <w:rPr>
          <w:rFonts w:hint="eastAsia"/>
          <w:lang w:val="en-US" w:eastAsia="zh-CN"/>
        </w:rPr>
        <w:t>示波器上也能读出差频输出4.507MHz的稳定中频信号，从而实现了频谱的搬移，频谱从原来的8.7MHz搬移到中频4.5MHz，频谱图如下：</w:t>
      </w:r>
    </w:p>
    <w:p w14:paraId="4F1945C4">
      <w:pPr>
        <w:spacing w:line="360" w:lineRule="auto"/>
        <w:jc w:val="center"/>
        <w:rPr>
          <w:rFonts w:hint="eastAsia"/>
          <w:lang w:val="en-US" w:eastAsia="zh-CN"/>
        </w:rPr>
      </w:pPr>
      <w:r>
        <w:rPr>
          <w:rFonts w:ascii="宋体" w:hAnsi="宋体" w:eastAsia="宋体" w:cs="宋体"/>
          <w:sz w:val="24"/>
          <w:szCs w:val="24"/>
        </w:rPr>
        <w:drawing>
          <wp:inline distT="0" distB="0" distL="114300" distR="114300">
            <wp:extent cx="3959860" cy="2661285"/>
            <wp:effectExtent l="0" t="0" r="0" b="0"/>
            <wp:docPr id="7"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descr="IMG_256"/>
                    <pic:cNvPicPr>
                      <a:picLocks noChangeAspect="1"/>
                    </pic:cNvPicPr>
                  </pic:nvPicPr>
                  <pic:blipFill>
                    <a:blip r:embed="rId27"/>
                    <a:srcRect b="10391"/>
                    <a:stretch>
                      <a:fillRect/>
                    </a:stretch>
                  </pic:blipFill>
                  <pic:spPr>
                    <a:xfrm>
                      <a:off x="0" y="0"/>
                      <a:ext cx="3959860" cy="2661285"/>
                    </a:xfrm>
                    <a:prstGeom prst="rect">
                      <a:avLst/>
                    </a:prstGeom>
                    <a:noFill/>
                    <a:ln w="9525">
                      <a:noFill/>
                    </a:ln>
                  </pic:spPr>
                </pic:pic>
              </a:graphicData>
            </a:graphic>
          </wp:inline>
        </w:drawing>
      </w:r>
    </w:p>
    <w:p w14:paraId="455B6BFE">
      <w:pPr>
        <w:spacing w:line="360" w:lineRule="auto"/>
        <w:ind w:firstLine="420" w:firstLineChars="0"/>
        <w:jc w:val="both"/>
        <w:rPr>
          <w:rFonts w:hint="default"/>
          <w:lang w:val="en-US" w:eastAsia="zh-CN"/>
        </w:rPr>
      </w:pPr>
    </w:p>
    <w:p w14:paraId="3BF6F0B9">
      <w:pPr>
        <w:spacing w:line="360" w:lineRule="auto"/>
      </w:pPr>
      <w:r>
        <w:rPr>
          <w:rFonts w:hint="eastAsia"/>
        </w:rPr>
        <w:t>6）</w:t>
      </w:r>
      <w:r>
        <w:rPr>
          <w:rFonts w:hint="eastAsia"/>
        </w:rPr>
        <w:tab/>
      </w:r>
      <w:r>
        <w:rPr>
          <w:rFonts w:hint="eastAsia"/>
        </w:rPr>
        <w:t>改变本振信号电压幅度，用示波器观测，记录TP6处混频输出信号的幅值，并填入表3-2。</w:t>
      </w:r>
    </w:p>
    <w:tbl>
      <w:tblPr>
        <w:tblStyle w:val="13"/>
        <w:tblW w:w="0" w:type="auto"/>
        <w:tblInd w:w="666" w:type="dxa"/>
        <w:tblLayout w:type="autofit"/>
        <w:tblCellMar>
          <w:top w:w="0" w:type="dxa"/>
          <w:left w:w="0" w:type="dxa"/>
          <w:bottom w:w="0" w:type="dxa"/>
          <w:right w:w="0" w:type="dxa"/>
        </w:tblCellMar>
      </w:tblPr>
      <w:tblGrid>
        <w:gridCol w:w="2204"/>
        <w:gridCol w:w="709"/>
        <w:gridCol w:w="709"/>
        <w:gridCol w:w="792"/>
        <w:gridCol w:w="709"/>
        <w:gridCol w:w="792"/>
        <w:gridCol w:w="792"/>
      </w:tblGrid>
      <w:tr w14:paraId="572063A0">
        <w:tblPrEx>
          <w:tblCellMar>
            <w:top w:w="0" w:type="dxa"/>
            <w:left w:w="0" w:type="dxa"/>
            <w:bottom w:w="0" w:type="dxa"/>
            <w:right w:w="0" w:type="dxa"/>
          </w:tblCellMar>
        </w:tblPrEx>
        <w:trPr>
          <w:trHeight w:val="948"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26D1E3F2">
            <w:pPr>
              <w:widowControl/>
              <w:jc w:val="both"/>
              <w:rPr>
                <w:rFonts w:ascii="Arial" w:hAnsi="Arial" w:cs="Arial"/>
                <w:kern w:val="0"/>
                <w:sz w:val="36"/>
                <w:szCs w:val="36"/>
              </w:rPr>
            </w:pPr>
            <w:r>
              <w:rPr>
                <w:rFonts w:hint="eastAsia" w:ascii="微软雅黑" w:hAnsi="微软雅黑" w:eastAsia="微软雅黑" w:cs="Arial"/>
                <w:i/>
                <w:iCs/>
                <w:color w:val="000000" w:themeColor="text1"/>
                <w:sz w:val="28"/>
                <w:szCs w:val="28"/>
                <w14:textFill>
                  <w14:solidFill>
                    <w14:schemeClr w14:val="tx1"/>
                  </w14:solidFill>
                </w14:textFill>
              </w:rPr>
              <w:t>V</w:t>
            </w:r>
            <w:r>
              <w:rPr>
                <w:rFonts w:hint="eastAsia" w:ascii="微软雅黑" w:hAnsi="微软雅黑" w:eastAsia="微软雅黑" w:cs="Arial"/>
                <w:color w:val="000000" w:themeColor="text1"/>
                <w:position w:val="-7"/>
                <w:sz w:val="28"/>
                <w:szCs w:val="28"/>
                <w:vertAlign w:val="subscript"/>
                <w14:textFill>
                  <w14:solidFill>
                    <w14:schemeClr w14:val="tx1"/>
                  </w14:solidFill>
                </w14:textFill>
              </w:rPr>
              <w:t>本振p-p</w:t>
            </w:r>
            <w:r>
              <w:rPr>
                <w:rFonts w:hint="eastAsia" w:ascii="微软雅黑" w:hAnsi="微软雅黑" w:eastAsia="微软雅黑" w:cs="Arial"/>
                <w:color w:val="000000" w:themeColor="text1"/>
                <w:sz w:val="28"/>
                <w:szCs w:val="28"/>
                <w14:textFill>
                  <w14:solidFill>
                    <w14:schemeClr w14:val="tx1"/>
                  </w14:solidFill>
                </w14:textFill>
              </w:rPr>
              <w:t>（mV）</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D2277E7">
            <w:pPr>
              <w:widowControl/>
              <w:jc w:val="both"/>
              <w:rPr>
                <w:rFonts w:ascii="Arial" w:hAnsi="Arial" w:cs="Arial"/>
                <w:kern w:val="0"/>
                <w:sz w:val="36"/>
                <w:szCs w:val="36"/>
              </w:rPr>
            </w:pPr>
            <w:r>
              <w:rPr>
                <w:rFonts w:hint="eastAsia" w:ascii="微软雅黑" w:hAnsi="微软雅黑" w:eastAsia="微软雅黑" w:cs="Arial"/>
                <w:color w:val="000000" w:themeColor="text1"/>
                <w:sz w:val="28"/>
                <w:szCs w:val="28"/>
                <w14:textFill>
                  <w14:solidFill>
                    <w14:schemeClr w14:val="tx1"/>
                  </w14:solidFill>
                </w14:textFill>
              </w:rPr>
              <w:t>200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0E5ED394">
            <w:pPr>
              <w:widowControl/>
              <w:jc w:val="both"/>
              <w:rPr>
                <w:rFonts w:ascii="Arial" w:hAnsi="Arial" w:cs="Arial"/>
                <w:kern w:val="0"/>
                <w:sz w:val="36"/>
                <w:szCs w:val="36"/>
              </w:rPr>
            </w:pPr>
            <w:r>
              <w:rPr>
                <w:rFonts w:hint="eastAsia" w:ascii="微软雅黑" w:hAnsi="微软雅黑" w:eastAsia="微软雅黑" w:cs="Arial"/>
                <w:color w:val="000000" w:themeColor="text1"/>
                <w:sz w:val="28"/>
                <w:szCs w:val="28"/>
                <w14:textFill>
                  <w14:solidFill>
                    <w14:schemeClr w14:val="tx1"/>
                  </w14:solidFill>
                </w14:textFill>
              </w:rPr>
              <w:t>300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66E79580">
            <w:pPr>
              <w:widowControl/>
              <w:jc w:val="both"/>
              <w:rPr>
                <w:rFonts w:ascii="Arial" w:hAnsi="Arial" w:cs="Arial"/>
                <w:kern w:val="0"/>
                <w:sz w:val="36"/>
                <w:szCs w:val="36"/>
              </w:rPr>
            </w:pPr>
            <w:r>
              <w:rPr>
                <w:rFonts w:hint="eastAsia" w:ascii="微软雅黑" w:hAnsi="微软雅黑" w:eastAsia="微软雅黑" w:cs="Arial"/>
                <w:color w:val="000000" w:themeColor="text1"/>
                <w:sz w:val="28"/>
                <w:szCs w:val="28"/>
                <w14:textFill>
                  <w14:solidFill>
                    <w14:schemeClr w14:val="tx1"/>
                  </w14:solidFill>
                </w14:textFill>
              </w:rPr>
              <w:t>400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D5F4D4E">
            <w:pPr>
              <w:widowControl/>
              <w:jc w:val="both"/>
              <w:rPr>
                <w:rFonts w:ascii="Arial" w:hAnsi="Arial" w:cs="Arial"/>
                <w:kern w:val="0"/>
                <w:sz w:val="36"/>
                <w:szCs w:val="36"/>
              </w:rPr>
            </w:pPr>
            <w:r>
              <w:rPr>
                <w:rFonts w:hint="eastAsia" w:ascii="微软雅黑" w:hAnsi="微软雅黑" w:eastAsia="微软雅黑" w:cs="Arial"/>
                <w:color w:val="000000" w:themeColor="text1"/>
                <w:sz w:val="28"/>
                <w:szCs w:val="28"/>
                <w14:textFill>
                  <w14:solidFill>
                    <w14:schemeClr w14:val="tx1"/>
                  </w14:solidFill>
                </w14:textFill>
              </w:rPr>
              <w:t>500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2C258234">
            <w:pPr>
              <w:widowControl/>
              <w:jc w:val="both"/>
              <w:rPr>
                <w:rFonts w:ascii="Arial" w:hAnsi="Arial" w:cs="Arial"/>
                <w:kern w:val="0"/>
                <w:sz w:val="36"/>
                <w:szCs w:val="36"/>
              </w:rPr>
            </w:pPr>
            <w:r>
              <w:rPr>
                <w:rFonts w:hint="eastAsia" w:ascii="微软雅黑" w:hAnsi="微软雅黑" w:eastAsia="微软雅黑" w:cs="Arial"/>
                <w:color w:val="000000" w:themeColor="text1"/>
                <w:sz w:val="28"/>
                <w:szCs w:val="28"/>
                <w14:textFill>
                  <w14:solidFill>
                    <w14:schemeClr w14:val="tx1"/>
                  </w14:solidFill>
                </w14:textFill>
              </w:rPr>
              <w:t>600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3600C8B4">
            <w:pPr>
              <w:widowControl/>
              <w:jc w:val="both"/>
              <w:rPr>
                <w:rFonts w:ascii="Arial" w:hAnsi="Arial" w:cs="Arial"/>
                <w:kern w:val="0"/>
                <w:sz w:val="36"/>
                <w:szCs w:val="36"/>
              </w:rPr>
            </w:pPr>
            <w:r>
              <w:rPr>
                <w:rFonts w:hint="eastAsia" w:ascii="微软雅黑" w:hAnsi="微软雅黑" w:eastAsia="微软雅黑" w:cs="Arial"/>
                <w:color w:val="000000" w:themeColor="text1"/>
                <w:sz w:val="28"/>
                <w:szCs w:val="28"/>
                <w14:textFill>
                  <w14:solidFill>
                    <w14:schemeClr w14:val="tx1"/>
                  </w14:solidFill>
                </w14:textFill>
              </w:rPr>
              <w:t>700</w:t>
            </w:r>
          </w:p>
        </w:tc>
      </w:tr>
      <w:tr w14:paraId="23A64A37">
        <w:tblPrEx>
          <w:tblCellMar>
            <w:top w:w="0" w:type="dxa"/>
            <w:left w:w="0" w:type="dxa"/>
            <w:bottom w:w="0" w:type="dxa"/>
            <w:right w:w="0" w:type="dxa"/>
          </w:tblCellMar>
        </w:tblPrEx>
        <w:trPr>
          <w:trHeight w:val="779"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109AE0D9">
            <w:pPr>
              <w:widowControl/>
              <w:jc w:val="both"/>
              <w:rPr>
                <w:rFonts w:ascii="Arial" w:hAnsi="Arial" w:cs="Arial"/>
                <w:kern w:val="0"/>
                <w:sz w:val="36"/>
                <w:szCs w:val="36"/>
              </w:rPr>
            </w:pPr>
            <w:r>
              <w:rPr>
                <w:rFonts w:hint="eastAsia" w:ascii="微软雅黑" w:hAnsi="微软雅黑" w:eastAsia="微软雅黑" w:cs="Arial"/>
                <w:i/>
                <w:iCs/>
                <w:color w:val="000000" w:themeColor="text1"/>
                <w:sz w:val="28"/>
                <w:szCs w:val="28"/>
                <w14:textFill>
                  <w14:solidFill>
                    <w14:schemeClr w14:val="tx1"/>
                  </w14:solidFill>
                </w14:textFill>
              </w:rPr>
              <w:t>V</w:t>
            </w:r>
            <w:r>
              <w:rPr>
                <w:rFonts w:hint="eastAsia" w:ascii="微软雅黑" w:hAnsi="微软雅黑" w:eastAsia="微软雅黑" w:cs="Arial"/>
                <w:color w:val="000000" w:themeColor="text1"/>
                <w:position w:val="-7"/>
                <w:sz w:val="28"/>
                <w:szCs w:val="28"/>
                <w:vertAlign w:val="subscript"/>
                <w14:textFill>
                  <w14:solidFill>
                    <w14:schemeClr w14:val="tx1"/>
                  </w14:solidFill>
                </w14:textFill>
              </w:rPr>
              <w:t>中频p-p</w:t>
            </w:r>
            <w:r>
              <w:rPr>
                <w:rFonts w:hint="eastAsia" w:ascii="微软雅黑" w:hAnsi="微软雅黑" w:eastAsia="微软雅黑" w:cs="Arial"/>
                <w:color w:val="000000" w:themeColor="text1"/>
                <w:sz w:val="28"/>
                <w:szCs w:val="28"/>
                <w14:textFill>
                  <w14:solidFill>
                    <w14:schemeClr w14:val="tx1"/>
                  </w14:solidFill>
                </w14:textFill>
              </w:rPr>
              <w:t>（mV）</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20B091A4">
            <w:pPr>
              <w:widowControl/>
              <w:jc w:val="both"/>
              <w:rPr>
                <w:rFonts w:hint="default" w:ascii="Arial" w:hAnsi="Arial" w:eastAsia="宋体" w:cs="Arial"/>
                <w:kern w:val="0"/>
                <w:sz w:val="36"/>
                <w:szCs w:val="36"/>
                <w:lang w:val="en-US" w:eastAsia="zh-CN"/>
              </w:rPr>
            </w:pPr>
            <w:r>
              <w:rPr>
                <w:rFonts w:hint="eastAsia" w:ascii="微软雅黑" w:hAnsi="微软雅黑" w:eastAsia="微软雅黑" w:cs="Arial"/>
                <w:color w:val="000000" w:themeColor="text1"/>
                <w:sz w:val="28"/>
                <w:szCs w:val="28"/>
                <w:lang w:val="en-US" w:eastAsia="zh-CN"/>
                <w14:textFill>
                  <w14:solidFill>
                    <w14:schemeClr w14:val="tx1"/>
                  </w14:solidFill>
                </w14:textFill>
              </w:rPr>
              <w:t>284</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30D00BE2">
            <w:pPr>
              <w:widowControl/>
              <w:jc w:val="both"/>
              <w:rPr>
                <w:rFonts w:ascii="Arial" w:hAnsi="Arial" w:cs="Arial"/>
                <w:kern w:val="0"/>
                <w:sz w:val="36"/>
                <w:szCs w:val="36"/>
              </w:rPr>
            </w:pPr>
            <w:r>
              <w:rPr>
                <w:rFonts w:hint="eastAsia" w:ascii="微软雅黑" w:hAnsi="微软雅黑" w:eastAsia="微软雅黑" w:cs="Arial"/>
                <w:color w:val="000000" w:themeColor="text1"/>
                <w:sz w:val="28"/>
                <w:szCs w:val="28"/>
                <w:lang w:val="en-US" w:eastAsia="zh-CN"/>
                <w14:textFill>
                  <w14:solidFill>
                    <w14:schemeClr w14:val="tx1"/>
                  </w14:solidFill>
                </w14:textFill>
              </w:rPr>
              <w:t>384</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3864A5A2">
            <w:pPr>
              <w:widowControl/>
              <w:jc w:val="both"/>
              <w:rPr>
                <w:rFonts w:hint="default" w:ascii="Arial" w:hAnsi="Arial" w:eastAsia="微软雅黑" w:cs="Arial"/>
                <w:kern w:val="0"/>
                <w:sz w:val="36"/>
                <w:szCs w:val="36"/>
                <w:lang w:val="en-US" w:eastAsia="zh-CN"/>
              </w:rPr>
            </w:pPr>
            <w:r>
              <w:rPr>
                <w:rFonts w:hint="eastAsia" w:ascii="微软雅黑" w:hAnsi="微软雅黑" w:eastAsia="微软雅黑" w:cs="Arial"/>
                <w:color w:val="000000" w:themeColor="text1"/>
                <w:sz w:val="28"/>
                <w:szCs w:val="28"/>
                <w14:textFill>
                  <w14:solidFill>
                    <w14:schemeClr w14:val="tx1"/>
                  </w14:solidFill>
                </w14:textFill>
              </w:rPr>
              <w:t> </w:t>
            </w:r>
            <w:r>
              <w:rPr>
                <w:rFonts w:hint="eastAsia" w:ascii="微软雅黑" w:hAnsi="微软雅黑" w:eastAsia="微软雅黑" w:cs="Arial"/>
                <w:color w:val="000000" w:themeColor="text1"/>
                <w:sz w:val="28"/>
                <w:szCs w:val="28"/>
                <w:lang w:val="en-US" w:eastAsia="zh-CN"/>
                <w14:textFill>
                  <w14:solidFill>
                    <w14:schemeClr w14:val="tx1"/>
                  </w14:solidFill>
                </w14:textFill>
              </w:rPr>
              <w:t>444</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08330B1A">
            <w:pPr>
              <w:widowControl/>
              <w:jc w:val="both"/>
              <w:rPr>
                <w:rFonts w:hint="default" w:ascii="Arial" w:hAnsi="Arial" w:eastAsia="宋体" w:cs="Arial"/>
                <w:kern w:val="0"/>
                <w:sz w:val="36"/>
                <w:szCs w:val="36"/>
                <w:lang w:val="en-US" w:eastAsia="zh-CN"/>
              </w:rPr>
            </w:pPr>
            <w:r>
              <w:rPr>
                <w:rFonts w:hint="eastAsia" w:ascii="微软雅黑" w:hAnsi="微软雅黑" w:eastAsia="微软雅黑" w:cs="Arial"/>
                <w:color w:val="000000" w:themeColor="text1"/>
                <w:sz w:val="28"/>
                <w:szCs w:val="28"/>
                <w:lang w:val="en-US" w:eastAsia="zh-CN"/>
                <w14:textFill>
                  <w14:solidFill>
                    <w14:schemeClr w14:val="tx1"/>
                  </w14:solidFill>
                </w14:textFill>
              </w:rPr>
              <w:t>480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293D905B">
            <w:pPr>
              <w:widowControl/>
              <w:jc w:val="both"/>
              <w:rPr>
                <w:rFonts w:hint="default" w:ascii="Arial" w:hAnsi="Arial" w:eastAsia="微软雅黑" w:cs="Arial"/>
                <w:kern w:val="0"/>
                <w:sz w:val="36"/>
                <w:szCs w:val="36"/>
                <w:lang w:val="en-US" w:eastAsia="zh-CN"/>
              </w:rPr>
            </w:pPr>
            <w:r>
              <w:rPr>
                <w:rFonts w:hint="eastAsia" w:ascii="微软雅黑" w:hAnsi="微软雅黑" w:eastAsia="微软雅黑" w:cs="Arial"/>
                <w:color w:val="000000" w:themeColor="text1"/>
                <w:sz w:val="28"/>
                <w:szCs w:val="28"/>
                <w14:textFill>
                  <w14:solidFill>
                    <w14:schemeClr w14:val="tx1"/>
                  </w14:solidFill>
                </w14:textFill>
              </w:rPr>
              <w:t> </w:t>
            </w:r>
            <w:r>
              <w:rPr>
                <w:rFonts w:hint="eastAsia" w:ascii="微软雅黑" w:hAnsi="微软雅黑" w:eastAsia="微软雅黑" w:cs="Arial"/>
                <w:color w:val="000000" w:themeColor="text1"/>
                <w:sz w:val="28"/>
                <w:szCs w:val="28"/>
                <w:lang w:val="en-US" w:eastAsia="zh-CN"/>
                <w14:textFill>
                  <w14:solidFill>
                    <w14:schemeClr w14:val="tx1"/>
                  </w14:solidFill>
                </w14:textFill>
              </w:rPr>
              <w:t>496</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39D7B778">
            <w:pPr>
              <w:widowControl/>
              <w:jc w:val="both"/>
              <w:rPr>
                <w:rFonts w:hint="default" w:ascii="Arial" w:hAnsi="Arial" w:eastAsia="微软雅黑" w:cs="Arial"/>
                <w:kern w:val="0"/>
                <w:sz w:val="36"/>
                <w:szCs w:val="36"/>
                <w:lang w:val="en-US" w:eastAsia="zh-CN"/>
              </w:rPr>
            </w:pPr>
            <w:r>
              <w:rPr>
                <w:rFonts w:hint="eastAsia" w:ascii="微软雅黑" w:hAnsi="微软雅黑" w:eastAsia="微软雅黑" w:cs="Arial"/>
                <w:color w:val="000000" w:themeColor="text1"/>
                <w:sz w:val="28"/>
                <w:szCs w:val="28"/>
                <w14:textFill>
                  <w14:solidFill>
                    <w14:schemeClr w14:val="tx1"/>
                  </w14:solidFill>
                </w14:textFill>
              </w:rPr>
              <w:t> </w:t>
            </w:r>
            <w:r>
              <w:rPr>
                <w:rFonts w:hint="eastAsia" w:ascii="微软雅黑" w:hAnsi="微软雅黑" w:eastAsia="微软雅黑" w:cs="Arial"/>
                <w:color w:val="000000" w:themeColor="text1"/>
                <w:sz w:val="28"/>
                <w:szCs w:val="28"/>
                <w:lang w:val="en-US" w:eastAsia="zh-CN"/>
                <w14:textFill>
                  <w14:solidFill>
                    <w14:schemeClr w14:val="tx1"/>
                  </w14:solidFill>
                </w14:textFill>
              </w:rPr>
              <w:t>506</w:t>
            </w:r>
          </w:p>
        </w:tc>
      </w:tr>
    </w:tbl>
    <w:p w14:paraId="2BAC9B41">
      <w:pPr>
        <w:rPr>
          <w:rFonts w:hint="default"/>
          <w:b w:val="0"/>
          <w:bCs w:val="0"/>
          <w:lang w:val="en-US" w:eastAsia="zh-CN"/>
        </w:rPr>
      </w:pPr>
      <w:r>
        <w:rPr>
          <w:rFonts w:hint="default"/>
          <w:b w:val="0"/>
          <w:bCs w:val="0"/>
          <w:lang w:val="en-US" w:eastAsia="zh-CN"/>
        </w:rPr>
        <w:t>7）输入由1K音频信号调制的载波频率为</w:t>
      </w:r>
      <w:r>
        <w:rPr>
          <w:rFonts w:hint="eastAsia"/>
          <w:b w:val="0"/>
          <w:bCs w:val="0"/>
          <w:lang w:val="en-US" w:eastAsia="zh-CN"/>
        </w:rPr>
        <w:t>8.7</w:t>
      </w:r>
      <w:r>
        <w:rPr>
          <w:rFonts w:hint="default"/>
          <w:b w:val="0"/>
          <w:bCs w:val="0"/>
          <w:lang w:val="en-US" w:eastAsia="zh-CN"/>
        </w:rPr>
        <w:t>MHz的调幅波，用示波器观察TP6处波形。（选作）</w:t>
      </w:r>
    </w:p>
    <w:p w14:paraId="749E00A0">
      <w:pPr>
        <w:jc w:val="center"/>
        <w:rPr>
          <w:rFonts w:hint="default"/>
          <w:b w:val="0"/>
          <w:bCs w:val="0"/>
          <w:lang w:val="en-US" w:eastAsia="zh-CN"/>
        </w:rPr>
      </w:pPr>
      <w:r>
        <w:rPr>
          <w:rFonts w:hint="default"/>
          <w:b w:val="0"/>
          <w:bCs w:val="0"/>
          <w:lang w:val="en-US" w:eastAsia="zh-CN"/>
        </w:rPr>
        <w:drawing>
          <wp:inline distT="0" distB="0" distL="114300" distR="114300">
            <wp:extent cx="3959860" cy="2969895"/>
            <wp:effectExtent l="0" t="0" r="2540" b="1905"/>
            <wp:docPr id="8" name="图片 8" descr="307bcbaffc5e98969becb075c2434f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07bcbaffc5e98969becb075c2434ffd"/>
                    <pic:cNvPicPr>
                      <a:picLocks noChangeAspect="1"/>
                    </pic:cNvPicPr>
                  </pic:nvPicPr>
                  <pic:blipFill>
                    <a:blip r:embed="rId28"/>
                    <a:stretch>
                      <a:fillRect/>
                    </a:stretch>
                  </pic:blipFill>
                  <pic:spPr>
                    <a:xfrm>
                      <a:off x="0" y="0"/>
                      <a:ext cx="3959860" cy="2969895"/>
                    </a:xfrm>
                    <a:prstGeom prst="rect">
                      <a:avLst/>
                    </a:prstGeom>
                  </pic:spPr>
                </pic:pic>
              </a:graphicData>
            </a:graphic>
          </wp:inline>
        </w:drawing>
      </w:r>
    </w:p>
    <w:p w14:paraId="642373CF">
      <w:pPr>
        <w:ind w:firstLine="420" w:firstLineChars="0"/>
        <w:jc w:val="both"/>
        <w:rPr>
          <w:rFonts w:hint="default"/>
          <w:b w:val="0"/>
          <w:bCs w:val="0"/>
          <w:lang w:val="en-US" w:eastAsia="zh-CN"/>
        </w:rPr>
      </w:pPr>
      <w:r>
        <w:rPr>
          <w:rFonts w:hint="eastAsia"/>
          <w:b w:val="0"/>
          <w:bCs w:val="0"/>
          <w:lang w:val="en-US" w:eastAsia="zh-CN"/>
        </w:rPr>
        <w:t>将信号源设置为载波8.7MHz，调制信号1KHz的调幅波，输入乘法器，得到相乘后的输出波形如下：</w:t>
      </w:r>
    </w:p>
    <w:p w14:paraId="250CBE16">
      <w:pPr>
        <w:jc w:val="center"/>
        <w:rPr>
          <w:rFonts w:hint="default"/>
          <w:b w:val="0"/>
          <w:bCs w:val="0"/>
          <w:lang w:val="en-US" w:eastAsia="zh-CN"/>
        </w:rPr>
      </w:pPr>
      <w:r>
        <w:rPr>
          <w:rFonts w:hint="default"/>
          <w:b w:val="0"/>
          <w:bCs w:val="0"/>
          <w:lang w:val="en-US" w:eastAsia="zh-CN"/>
        </w:rPr>
        <w:drawing>
          <wp:inline distT="0" distB="0" distL="114300" distR="114300">
            <wp:extent cx="3959860" cy="2967990"/>
            <wp:effectExtent l="0" t="0" r="2540" b="3810"/>
            <wp:docPr id="10" name="图片 10" descr="5098776552e951256f13c3178e8d89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5098776552e951256f13c3178e8d89db"/>
                    <pic:cNvPicPr>
                      <a:picLocks noChangeAspect="1"/>
                    </pic:cNvPicPr>
                  </pic:nvPicPr>
                  <pic:blipFill>
                    <a:blip r:embed="rId29"/>
                    <a:stretch>
                      <a:fillRect/>
                    </a:stretch>
                  </pic:blipFill>
                  <pic:spPr>
                    <a:xfrm>
                      <a:off x="0" y="0"/>
                      <a:ext cx="3959860" cy="2967990"/>
                    </a:xfrm>
                    <a:prstGeom prst="rect">
                      <a:avLst/>
                    </a:prstGeom>
                  </pic:spPr>
                </pic:pic>
              </a:graphicData>
            </a:graphic>
          </wp:inline>
        </w:drawing>
      </w:r>
    </w:p>
    <w:p w14:paraId="786BCC35">
      <w:pPr>
        <w:ind w:firstLine="420" w:firstLineChars="0"/>
        <w:jc w:val="both"/>
        <w:rPr>
          <w:rFonts w:hint="default"/>
          <w:b w:val="0"/>
          <w:bCs w:val="0"/>
          <w:lang w:val="en-US" w:eastAsia="zh-CN"/>
        </w:rPr>
      </w:pPr>
      <w:r>
        <w:rPr>
          <w:rFonts w:hint="eastAsia"/>
          <w:b w:val="0"/>
          <w:bCs w:val="0"/>
          <w:lang w:val="en-US" w:eastAsia="zh-CN"/>
        </w:rPr>
        <w:t>可见相乘结果是一个复杂的调幅波，包络仍是调制信号1KHz，但载波是8.7M信号与4.2M信号相乘的更复杂的信号。</w:t>
      </w:r>
    </w:p>
    <w:p w14:paraId="6117B777">
      <w:pPr>
        <w:jc w:val="center"/>
        <w:rPr>
          <w:rFonts w:hint="default"/>
          <w:b w:val="0"/>
          <w:bCs w:val="0"/>
          <w:lang w:val="en-US" w:eastAsia="zh-CN"/>
        </w:rPr>
      </w:pPr>
      <w:r>
        <w:rPr>
          <w:rFonts w:hint="default"/>
          <w:b w:val="0"/>
          <w:bCs w:val="0"/>
          <w:lang w:val="en-US" w:eastAsia="zh-CN"/>
        </w:rPr>
        <w:drawing>
          <wp:inline distT="0" distB="0" distL="114300" distR="114300">
            <wp:extent cx="3959860" cy="2969895"/>
            <wp:effectExtent l="0" t="0" r="2540" b="1905"/>
            <wp:docPr id="9" name="图片 9" descr="a883289683a96520b9e100db26c900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883289683a96520b9e100db26c9005a"/>
                    <pic:cNvPicPr>
                      <a:picLocks noChangeAspect="1"/>
                    </pic:cNvPicPr>
                  </pic:nvPicPr>
                  <pic:blipFill>
                    <a:blip r:embed="rId30"/>
                    <a:stretch>
                      <a:fillRect/>
                    </a:stretch>
                  </pic:blipFill>
                  <pic:spPr>
                    <a:xfrm>
                      <a:off x="0" y="0"/>
                      <a:ext cx="3959860" cy="2969895"/>
                    </a:xfrm>
                    <a:prstGeom prst="rect">
                      <a:avLst/>
                    </a:prstGeom>
                  </pic:spPr>
                </pic:pic>
              </a:graphicData>
            </a:graphic>
          </wp:inline>
        </w:drawing>
      </w:r>
    </w:p>
    <w:p w14:paraId="2D9B07FB">
      <w:pPr>
        <w:ind w:firstLine="420" w:firstLineChars="0"/>
        <w:jc w:val="both"/>
        <w:rPr>
          <w:rFonts w:hint="default"/>
          <w:b w:val="0"/>
          <w:bCs w:val="0"/>
          <w:lang w:val="en-US" w:eastAsia="zh-CN"/>
        </w:rPr>
      </w:pPr>
      <w:r>
        <w:rPr>
          <w:rFonts w:hint="eastAsia"/>
          <w:b w:val="0"/>
          <w:bCs w:val="0"/>
          <w:lang w:val="en-US" w:eastAsia="zh-CN"/>
        </w:rPr>
        <w:t>带通滤波器输出信号如上图，经过带通滤波器后，滤除了其和频分量，载波仍保留差频分量，总体上仍呈现调幅波的波形，包络仍然为1KHz的调制信号。</w:t>
      </w:r>
    </w:p>
    <w:p w14:paraId="0D4F3307">
      <w:pPr>
        <w:jc w:val="center"/>
        <w:rPr>
          <w:rFonts w:hint="default"/>
          <w:b w:val="0"/>
          <w:bCs w:val="0"/>
          <w:lang w:val="en-US" w:eastAsia="zh-CN"/>
        </w:rPr>
      </w:pPr>
      <w:r>
        <w:rPr>
          <w:rFonts w:hint="default"/>
          <w:b w:val="0"/>
          <w:bCs w:val="0"/>
          <w:lang w:val="en-US" w:eastAsia="zh-CN"/>
        </w:rPr>
        <w:drawing>
          <wp:inline distT="0" distB="0" distL="114300" distR="114300">
            <wp:extent cx="3959860" cy="2969895"/>
            <wp:effectExtent l="0" t="0" r="2540" b="1905"/>
            <wp:docPr id="11" name="图片 11" descr="0d9174ec50602c21054a5409988ea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d9174ec50602c21054a5409988ea122"/>
                    <pic:cNvPicPr>
                      <a:picLocks noChangeAspect="1"/>
                    </pic:cNvPicPr>
                  </pic:nvPicPr>
                  <pic:blipFill>
                    <a:blip r:embed="rId31"/>
                    <a:stretch>
                      <a:fillRect/>
                    </a:stretch>
                  </pic:blipFill>
                  <pic:spPr>
                    <a:xfrm>
                      <a:off x="0" y="0"/>
                      <a:ext cx="3959860" cy="2969895"/>
                    </a:xfrm>
                    <a:prstGeom prst="rect">
                      <a:avLst/>
                    </a:prstGeom>
                  </pic:spPr>
                </pic:pic>
              </a:graphicData>
            </a:graphic>
          </wp:inline>
        </w:drawing>
      </w:r>
    </w:p>
    <w:p w14:paraId="101D00F8">
      <w:pPr>
        <w:ind w:firstLine="420" w:firstLineChars="0"/>
        <w:jc w:val="both"/>
        <w:rPr>
          <w:rFonts w:hint="default"/>
          <w:b w:val="0"/>
          <w:bCs w:val="0"/>
          <w:lang w:val="en-US" w:eastAsia="zh-CN"/>
        </w:rPr>
      </w:pPr>
      <w:r>
        <w:rPr>
          <w:rFonts w:hint="eastAsia"/>
          <w:b w:val="0"/>
          <w:bCs w:val="0"/>
          <w:lang w:val="en-US" w:eastAsia="zh-CN"/>
        </w:rPr>
        <w:t>频谱图如上，观察到频谱图有5根峰，所以实际输出的信号中，除了主要的差频输出 4.5M和调制信号1K，应该还存在调制信号的高次谐波。</w:t>
      </w:r>
    </w:p>
    <w:p w14:paraId="75C64F53">
      <w:pPr>
        <w:pStyle w:val="20"/>
        <w:rPr>
          <w:rFonts w:hint="default" w:eastAsia="宋体"/>
          <w:lang w:val="en-US" w:eastAsia="zh-CN"/>
        </w:rPr>
      </w:pPr>
      <w:r>
        <w:rPr>
          <w:rFonts w:hint="eastAsia"/>
        </w:rPr>
        <w:t>六、</w:t>
      </w:r>
      <w:r>
        <w:rPr>
          <w:rFonts w:hint="eastAsia"/>
          <w:lang w:val="en-US" w:eastAsia="zh-CN"/>
        </w:rPr>
        <w:t>实验思考</w:t>
      </w:r>
    </w:p>
    <w:p w14:paraId="54ED51AD">
      <w:pPr>
        <w:pStyle w:val="23"/>
        <w:numPr>
          <w:ilvl w:val="0"/>
          <w:numId w:val="0"/>
        </w:numPr>
        <w:spacing w:before="156" w:beforeLines="50" w:after="156" w:afterLines="50"/>
        <w:ind w:left="360" w:leftChars="0"/>
        <w:rPr>
          <w:rFonts w:asciiTheme="minorEastAsia" w:hAnsiTheme="minorEastAsia" w:eastAsiaTheme="minorEastAsia"/>
          <w:b/>
          <w:bCs/>
          <w:sz w:val="24"/>
        </w:rPr>
      </w:pPr>
      <w:r>
        <w:rPr>
          <w:rFonts w:hint="eastAsia" w:asciiTheme="minorEastAsia" w:hAnsiTheme="minorEastAsia" w:eastAsiaTheme="minorEastAsia"/>
          <w:b/>
          <w:bCs/>
          <w:sz w:val="24"/>
          <w:lang w:val="en-US" w:eastAsia="zh-CN"/>
        </w:rPr>
        <w:t>1.</w:t>
      </w:r>
      <w:r>
        <w:rPr>
          <w:rFonts w:hint="eastAsia" w:asciiTheme="minorEastAsia" w:hAnsiTheme="minorEastAsia" w:eastAsiaTheme="minorEastAsia"/>
          <w:b/>
          <w:bCs/>
          <w:sz w:val="24"/>
        </w:rPr>
        <w:t>除乘法器外，还有哪些器件可组成混频器？试举例说明。</w:t>
      </w:r>
    </w:p>
    <w:p w14:paraId="5BCB41CD">
      <w:pPr>
        <w:pStyle w:val="23"/>
        <w:spacing w:before="156" w:beforeLines="50" w:after="156" w:afterLines="50"/>
        <w:ind w:left="360" w:firstLine="0" w:firstLineChars="0"/>
        <w:rPr>
          <w:rFonts w:asciiTheme="minorEastAsia" w:hAnsiTheme="minorEastAsia" w:eastAsiaTheme="minorEastAsia"/>
          <w:sz w:val="24"/>
        </w:rPr>
      </w:pPr>
      <w:r>
        <w:rPr>
          <w:rFonts w:hint="eastAsia" w:asciiTheme="minorEastAsia" w:hAnsiTheme="minorEastAsia" w:eastAsiaTheme="minorEastAsia"/>
          <w:sz w:val="24"/>
        </w:rPr>
        <w:t>答：</w:t>
      </w:r>
      <w:r>
        <w:rPr>
          <w:rFonts w:hint="eastAsia" w:asciiTheme="minorEastAsia" w:hAnsiTheme="minorEastAsia" w:eastAsiaTheme="minorEastAsia"/>
          <w:sz w:val="24"/>
          <w:lang w:val="en-US" w:eastAsia="zh-CN"/>
        </w:rPr>
        <w:t>混频器本质上需要非线性器件，像</w:t>
      </w:r>
      <w:r>
        <w:rPr>
          <w:rFonts w:hint="eastAsia" w:asciiTheme="minorEastAsia" w:hAnsiTheme="minorEastAsia" w:eastAsiaTheme="minorEastAsia"/>
          <w:sz w:val="24"/>
        </w:rPr>
        <w:t>二极管</w:t>
      </w:r>
      <w:r>
        <w:rPr>
          <w:rFonts w:hint="eastAsia" w:asciiTheme="minorEastAsia" w:hAnsiTheme="minorEastAsia" w:eastAsiaTheme="minorEastAsia"/>
          <w:sz w:val="24"/>
          <w:lang w:val="en-US" w:eastAsia="zh-CN"/>
        </w:rPr>
        <w:t>电路</w:t>
      </w:r>
      <w:r>
        <w:rPr>
          <w:rFonts w:hint="eastAsia" w:asciiTheme="minorEastAsia" w:hAnsiTheme="minorEastAsia" w:eastAsiaTheme="minorEastAsia"/>
          <w:sz w:val="24"/>
        </w:rPr>
        <w:t>，三极管</w:t>
      </w:r>
      <w:r>
        <w:rPr>
          <w:rFonts w:hint="eastAsia" w:asciiTheme="minorEastAsia" w:hAnsiTheme="minorEastAsia" w:eastAsiaTheme="minorEastAsia"/>
          <w:sz w:val="24"/>
          <w:lang w:val="en-US" w:eastAsia="zh-CN"/>
        </w:rPr>
        <w:t>电路</w:t>
      </w:r>
      <w:r>
        <w:rPr>
          <w:rFonts w:hint="eastAsia" w:asciiTheme="minorEastAsia" w:hAnsiTheme="minorEastAsia" w:eastAsiaTheme="minorEastAsia"/>
          <w:sz w:val="24"/>
        </w:rPr>
        <w:t>，场效应管</w:t>
      </w:r>
      <w:r>
        <w:rPr>
          <w:rFonts w:hint="eastAsia" w:asciiTheme="minorEastAsia" w:hAnsiTheme="minorEastAsia" w:eastAsiaTheme="minorEastAsia"/>
          <w:sz w:val="24"/>
          <w:lang w:val="en-US" w:eastAsia="zh-CN"/>
        </w:rPr>
        <w:t>电路、差分对电路等都可以组成</w:t>
      </w:r>
      <w:r>
        <w:rPr>
          <w:rFonts w:hint="eastAsia" w:asciiTheme="minorEastAsia" w:hAnsiTheme="minorEastAsia" w:eastAsiaTheme="minorEastAsia"/>
          <w:sz w:val="24"/>
        </w:rPr>
        <w:t>混频器。</w:t>
      </w:r>
    </w:p>
    <w:p w14:paraId="5D0D8303">
      <w:pPr>
        <w:pStyle w:val="23"/>
        <w:spacing w:before="156" w:beforeLines="50" w:after="156" w:afterLines="50"/>
        <w:ind w:left="360" w:firstLine="0" w:firstLineChars="0"/>
        <w:rPr>
          <w:rFonts w:asciiTheme="minorEastAsia" w:hAnsiTheme="minorEastAsia" w:eastAsiaTheme="minorEastAsia"/>
          <w:b/>
          <w:bCs/>
          <w:sz w:val="24"/>
        </w:rPr>
      </w:pPr>
      <w:r>
        <w:rPr>
          <w:rFonts w:hint="eastAsia" w:asciiTheme="minorEastAsia" w:hAnsiTheme="minorEastAsia" w:eastAsiaTheme="minorEastAsia"/>
          <w:b/>
          <w:bCs/>
          <w:sz w:val="24"/>
        </w:rPr>
        <w:t>2</w:t>
      </w:r>
      <w:r>
        <w:rPr>
          <w:rFonts w:hint="eastAsia" w:asciiTheme="minorEastAsia" w:hAnsiTheme="minorEastAsia" w:eastAsiaTheme="minorEastAsia"/>
          <w:b/>
          <w:bCs/>
          <w:sz w:val="24"/>
          <w:lang w:val="en-US" w:eastAsia="zh-CN"/>
        </w:rPr>
        <w:t>.</w:t>
      </w:r>
      <w:r>
        <w:rPr>
          <w:rFonts w:hint="eastAsia" w:asciiTheme="minorEastAsia" w:hAnsiTheme="minorEastAsia" w:eastAsiaTheme="minorEastAsia"/>
          <w:b/>
          <w:bCs/>
          <w:sz w:val="24"/>
        </w:rPr>
        <w:t>实现下变频的混频器，其输出信号的频率和输入信号的频率及本振信号的频率关系怎么样？此作用是如何产生的？</w:t>
      </w:r>
    </w:p>
    <w:p w14:paraId="49EA6BD7">
      <w:pPr>
        <w:pStyle w:val="23"/>
        <w:spacing w:before="156" w:beforeLines="50" w:after="156" w:afterLines="50"/>
        <w:ind w:left="360" w:firstLine="0" w:firstLineChars="0"/>
        <w:rPr>
          <w:rStyle w:val="24"/>
          <w:rFonts w:hint="eastAsia"/>
          <w:color w:val="000000"/>
          <w:sz w:val="24"/>
          <w:lang w:val="en-US" w:eastAsia="zh-CN"/>
        </w:rPr>
      </w:pPr>
      <w:r>
        <w:rPr>
          <w:rFonts w:hint="eastAsia" w:asciiTheme="minorEastAsia" w:hAnsiTheme="minorEastAsia" w:eastAsiaTheme="minorEastAsia"/>
          <w:sz w:val="24"/>
        </w:rPr>
        <w:t>答：</w:t>
      </w:r>
      <w:r>
        <w:rPr>
          <w:rFonts w:hint="eastAsia" w:asciiTheme="minorEastAsia" w:hAnsiTheme="minorEastAsia" w:eastAsiaTheme="minorEastAsia"/>
          <w:sz w:val="24"/>
          <w:lang w:val="en-US" w:eastAsia="zh-CN"/>
        </w:rPr>
        <w:t>输出信号频率</w:t>
      </w:r>
      <m:oMath>
        <m:sSub>
          <m:sSubPr>
            <m:ctrlPr>
              <w:rPr>
                <w:rFonts w:ascii="Cambria Math" w:hAnsi="Cambria Math"/>
                <w:i/>
                <w:sz w:val="24"/>
              </w:rPr>
            </m:ctrlPr>
          </m:sSubPr>
          <m:e>
            <m:r>
              <m:rPr/>
              <w:rPr>
                <w:rFonts w:hint="default" w:ascii="Cambria Math" w:hAnsi="Cambria Math"/>
                <w:sz w:val="24"/>
                <w:lang w:val="en-US" w:eastAsia="zh-CN"/>
              </w:rPr>
              <m:t>f</m:t>
            </m:r>
            <m:ctrlPr>
              <w:rPr>
                <w:rFonts w:ascii="Cambria Math" w:hAnsi="Cambria Math"/>
                <w:i/>
                <w:sz w:val="24"/>
              </w:rPr>
            </m:ctrlPr>
          </m:e>
          <m:sub>
            <m:r>
              <m:rPr/>
              <w:rPr>
                <w:rFonts w:hint="default" w:ascii="Cambria Math" w:hAnsi="Cambria Math"/>
                <w:sz w:val="24"/>
                <w:lang w:val="en-US" w:eastAsia="zh-CN"/>
              </w:rPr>
              <m:t>o</m:t>
            </m:r>
            <m:ctrlPr>
              <w:rPr>
                <w:rFonts w:ascii="Cambria Math" w:hAnsi="Cambria Math"/>
                <w:i/>
                <w:sz w:val="24"/>
              </w:rPr>
            </m:ctrlPr>
          </m:sub>
        </m:sSub>
        <m:r>
          <m:rPr/>
          <w:rPr>
            <w:rFonts w:hint="default" w:ascii="Cambria Math" w:hAnsi="Cambria Math"/>
            <w:sz w:val="24"/>
            <w:lang w:val="en-US" w:eastAsia="zh-CN"/>
          </w:rPr>
          <m:t>=|</m:t>
        </m:r>
        <m:sSub>
          <m:sSubPr>
            <m:ctrlPr>
              <w:rPr>
                <w:rFonts w:ascii="Cambria Math" w:hAnsi="Cambria Math"/>
                <w:i/>
                <w:sz w:val="24"/>
              </w:rPr>
            </m:ctrlPr>
          </m:sSubPr>
          <m:e>
            <m:r>
              <m:rPr/>
              <w:rPr>
                <w:rFonts w:hint="default" w:ascii="Cambria Math" w:hAnsi="Cambria Math"/>
                <w:sz w:val="24"/>
                <w:lang w:val="en-US" w:eastAsia="zh-CN"/>
              </w:rPr>
              <m:t>f</m:t>
            </m:r>
            <m:ctrlPr>
              <w:rPr>
                <w:rFonts w:ascii="Cambria Math" w:hAnsi="Cambria Math"/>
                <w:i/>
                <w:sz w:val="24"/>
              </w:rPr>
            </m:ctrlPr>
          </m:e>
          <m:sub>
            <m:r>
              <m:rPr/>
              <w:rPr>
                <w:rFonts w:hint="default" w:ascii="Cambria Math" w:hAnsi="Cambria Math"/>
                <w:sz w:val="24"/>
                <w:lang w:val="en-US" w:eastAsia="zh-CN"/>
              </w:rPr>
              <m:t>L</m:t>
            </m:r>
            <m:ctrlPr>
              <w:rPr>
                <w:rFonts w:ascii="Cambria Math" w:hAnsi="Cambria Math"/>
                <w:i/>
                <w:sz w:val="24"/>
              </w:rPr>
            </m:ctrlPr>
          </m:sub>
        </m:sSub>
        <m:r>
          <m:rPr/>
          <w:rPr>
            <w:rFonts w:hint="default" w:ascii="Cambria Math" w:hAnsi="Cambria Math"/>
            <w:sz w:val="24"/>
            <w:lang w:val="en-US" w:eastAsia="zh-CN"/>
          </w:rPr>
          <m:t>−</m:t>
        </m:r>
        <m:sSub>
          <m:sSubPr>
            <m:ctrlPr>
              <w:rPr>
                <w:rFonts w:ascii="Cambria Math" w:hAnsi="Cambria Math"/>
                <w:i/>
                <w:sz w:val="24"/>
              </w:rPr>
            </m:ctrlPr>
          </m:sSubPr>
          <m:e>
            <m:r>
              <m:rPr/>
              <w:rPr>
                <w:rFonts w:hint="default" w:ascii="Cambria Math" w:hAnsi="Cambria Math"/>
                <w:sz w:val="24"/>
                <w:lang w:val="en-US" w:eastAsia="zh-CN"/>
              </w:rPr>
              <m:t>f</m:t>
            </m:r>
            <m:ctrlPr>
              <w:rPr>
                <w:rFonts w:ascii="Cambria Math" w:hAnsi="Cambria Math"/>
                <w:i/>
                <w:sz w:val="24"/>
              </w:rPr>
            </m:ctrlPr>
          </m:e>
          <m:sub>
            <m:r>
              <m:rPr/>
              <w:rPr>
                <w:rFonts w:hint="default" w:ascii="Cambria Math" w:hAnsi="Cambria Math"/>
                <w:sz w:val="24"/>
                <w:lang w:val="en-US" w:eastAsia="zh-CN"/>
              </w:rPr>
              <m:t>s</m:t>
            </m:r>
            <m:ctrlPr>
              <w:rPr>
                <w:rFonts w:ascii="Cambria Math" w:hAnsi="Cambria Math"/>
                <w:i/>
                <w:sz w:val="24"/>
              </w:rPr>
            </m:ctrlPr>
          </m:sub>
        </m:sSub>
        <m:r>
          <m:rPr/>
          <w:rPr>
            <w:rFonts w:hint="default" w:ascii="Cambria Math" w:hAnsi="Cambria Math"/>
            <w:sz w:val="24"/>
            <w:lang w:val="en-US" w:eastAsia="zh-CN"/>
          </w:rPr>
          <m:t>|</m:t>
        </m:r>
      </m:oMath>
      <w:r>
        <w:rPr>
          <w:rFonts w:hint="eastAsia" w:hAnsi="Cambria Math"/>
          <w:i w:val="0"/>
          <w:sz w:val="24"/>
          <w:lang w:val="en-US" w:eastAsia="zh-CN"/>
        </w:rPr>
        <w:t>，取差频的绝对值，一般本真频率高于输入信号频率，像本实验中一样，那么</w:t>
      </w:r>
      <w:r>
        <w:rPr>
          <w:rStyle w:val="24"/>
          <w:color w:val="000000"/>
          <w:sz w:val="24"/>
        </w:rPr>
        <w:t>输出信号频率为本振信号频率与输入信号频率之差</w:t>
      </w:r>
      <w:r>
        <w:rPr>
          <w:rStyle w:val="24"/>
          <w:rFonts w:hint="eastAsia"/>
          <w:color w:val="000000"/>
          <w:sz w:val="24"/>
        </w:rPr>
        <w:t>。</w:t>
      </w:r>
      <w:r>
        <w:rPr>
          <w:rStyle w:val="24"/>
          <w:rFonts w:hint="eastAsia"/>
          <w:color w:val="000000"/>
          <w:sz w:val="24"/>
          <w:lang w:val="en-US" w:eastAsia="zh-CN"/>
        </w:rPr>
        <w:t>至于其产生的原因，混频器的频率变换作用源于器件的非线性特性，再非线性器件中，对于其平方项，就可以根据三角的积化和差公式得到和频与差频，更高次项同理。而在乘法器中，输入两信号的乘积，同样可以得到两信号频率的和频与差频分量，经过滤波器即可滤出下变频的目标信号。</w:t>
      </w:r>
    </w:p>
    <w:p w14:paraId="1DDF1CD0">
      <w:pPr>
        <w:pStyle w:val="3"/>
        <w:rPr>
          <w:rFonts w:hint="eastAsia"/>
        </w:rPr>
      </w:pPr>
      <w:r>
        <w:rPr>
          <w:rFonts w:hint="eastAsia"/>
          <w:lang w:val="en-US" w:eastAsia="zh-CN"/>
        </w:rPr>
        <w:t>七</w:t>
      </w:r>
      <w:r>
        <w:rPr>
          <w:rFonts w:hint="eastAsia"/>
        </w:rPr>
        <w:t>、仿真结果</w:t>
      </w:r>
    </w:p>
    <w:p w14:paraId="0CB64913">
      <w:pPr>
        <w:ind w:firstLine="420" w:firstLineChars="0"/>
        <w:rPr>
          <w:rFonts w:hint="default" w:eastAsia="宋体"/>
          <w:lang w:val="en-US" w:eastAsia="zh-CN"/>
        </w:rPr>
      </w:pPr>
      <w:r>
        <w:rPr>
          <w:rFonts w:hint="eastAsia"/>
          <w:lang w:val="en-US" w:eastAsia="zh-CN"/>
        </w:rPr>
        <w:t>仿真电路图如下所示：</w:t>
      </w:r>
    </w:p>
    <w:p w14:paraId="09344890">
      <w:pPr>
        <w:jc w:val="center"/>
      </w:pPr>
      <w:r>
        <w:drawing>
          <wp:inline distT="0" distB="0" distL="114300" distR="114300">
            <wp:extent cx="4319905" cy="2257425"/>
            <wp:effectExtent l="0" t="0" r="10795" b="3175"/>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pic:cNvPicPr>
                      <a:picLocks noChangeAspect="1"/>
                    </pic:cNvPicPr>
                  </pic:nvPicPr>
                  <pic:blipFill>
                    <a:blip r:embed="rId32"/>
                    <a:stretch>
                      <a:fillRect/>
                    </a:stretch>
                  </pic:blipFill>
                  <pic:spPr>
                    <a:xfrm>
                      <a:off x="0" y="0"/>
                      <a:ext cx="4319905" cy="2257425"/>
                    </a:xfrm>
                    <a:prstGeom prst="rect">
                      <a:avLst/>
                    </a:prstGeom>
                    <a:noFill/>
                    <a:ln>
                      <a:noFill/>
                    </a:ln>
                  </pic:spPr>
                </pic:pic>
              </a:graphicData>
            </a:graphic>
          </wp:inline>
        </w:drawing>
      </w:r>
    </w:p>
    <w:p w14:paraId="5DCC3B02">
      <w:pPr>
        <w:ind w:firstLine="420" w:firstLineChars="0"/>
        <w:rPr>
          <w:rFonts w:hint="default" w:eastAsia="宋体"/>
          <w:lang w:val="en-US" w:eastAsia="zh-CN"/>
        </w:rPr>
      </w:pPr>
      <w:r>
        <w:rPr>
          <w:rFonts w:hint="eastAsia"/>
          <w:lang w:val="en-US" w:eastAsia="zh-CN"/>
        </w:rPr>
        <w:t>两输入信号分别设为4.5MHz和4.965MHz，表示本振信号与高频信号，混频后，经过对应的滤波器（465KHz），可以得到其差频，中频信号465KHz，效果如下：</w:t>
      </w:r>
    </w:p>
    <w:p w14:paraId="49D7038C">
      <w:pPr>
        <w:jc w:val="center"/>
        <w:rPr>
          <w:rFonts w:hint="eastAsia"/>
        </w:rPr>
      </w:pPr>
      <w:r>
        <w:drawing>
          <wp:inline distT="0" distB="0" distL="114300" distR="114300">
            <wp:extent cx="3959860" cy="3058795"/>
            <wp:effectExtent l="0" t="0" r="2540" b="1905"/>
            <wp:docPr id="3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9"/>
                    <pic:cNvPicPr>
                      <a:picLocks noChangeAspect="1"/>
                    </pic:cNvPicPr>
                  </pic:nvPicPr>
                  <pic:blipFill>
                    <a:blip r:embed="rId33"/>
                    <a:stretch>
                      <a:fillRect/>
                    </a:stretch>
                  </pic:blipFill>
                  <pic:spPr>
                    <a:xfrm>
                      <a:off x="0" y="0"/>
                      <a:ext cx="3959860" cy="3058795"/>
                    </a:xfrm>
                    <a:prstGeom prst="rect">
                      <a:avLst/>
                    </a:prstGeom>
                    <a:noFill/>
                    <a:ln>
                      <a:noFill/>
                    </a:ln>
                  </pic:spPr>
                </pic:pic>
              </a:graphicData>
            </a:graphic>
          </wp:inline>
        </w:drawing>
      </w:r>
    </w:p>
    <w:p w14:paraId="42B70402">
      <w:pPr>
        <w:rPr>
          <w:rStyle w:val="24"/>
          <w:rFonts w:hint="eastAsia"/>
          <w:color w:val="000000"/>
          <w:sz w:val="24"/>
          <w:lang w:val="en-US" w:eastAsia="zh-CN"/>
        </w:rPr>
      </w:pPr>
      <w:r>
        <w:rPr>
          <w:rStyle w:val="24"/>
          <w:rFonts w:hint="eastAsia"/>
          <w:color w:val="000000"/>
          <w:sz w:val="24"/>
          <w:lang w:val="en-US" w:eastAsia="zh-CN"/>
        </w:rPr>
        <w:br w:type="page"/>
      </w:r>
    </w:p>
    <w:p w14:paraId="15E3BD00">
      <w:pPr>
        <w:pStyle w:val="19"/>
      </w:pPr>
      <w:r>
        <w:rPr>
          <w:rFonts w:hint="eastAsia"/>
        </w:rPr>
        <w:t>实验四 非线性丙类功率放大器实验</w:t>
      </w:r>
    </w:p>
    <w:p w14:paraId="7B03ED4E">
      <w:pPr>
        <w:pStyle w:val="20"/>
      </w:pPr>
      <w:r>
        <w:rPr>
          <w:rFonts w:hint="eastAsia"/>
        </w:rPr>
        <w:t>一、实验目的</w:t>
      </w:r>
    </w:p>
    <w:p w14:paraId="134A589F">
      <w:pPr>
        <w:pStyle w:val="22"/>
      </w:pPr>
      <w:r>
        <w:rPr>
          <w:rFonts w:hint="eastAsia"/>
        </w:rPr>
        <w:t>1、了解丙类功率放大器的基本工作原理，掌握丙类放大器的调谐特性以及负载改变时的动态特性。</w:t>
      </w:r>
    </w:p>
    <w:p w14:paraId="26368E26">
      <w:pPr>
        <w:pStyle w:val="22"/>
      </w:pPr>
      <w:r>
        <w:rPr>
          <w:rFonts w:hint="eastAsia"/>
        </w:rPr>
        <w:t>2、了解高频功率放大器丙类工作的物理过程以及当激励信号变化对功率放大器工作状态的影响。</w:t>
      </w:r>
    </w:p>
    <w:p w14:paraId="15F81F19">
      <w:pPr>
        <w:pStyle w:val="22"/>
      </w:pPr>
      <w:r>
        <w:rPr>
          <w:rFonts w:hint="eastAsia"/>
        </w:rPr>
        <w:t>3、比较甲类功率放大器与丙类功率放大器的特点</w:t>
      </w:r>
    </w:p>
    <w:p w14:paraId="694BB3B0">
      <w:pPr>
        <w:pStyle w:val="22"/>
      </w:pPr>
      <w:r>
        <w:rPr>
          <w:rFonts w:hint="eastAsia"/>
        </w:rPr>
        <w:t>4、掌握丙类放大器的计算与设计方法。</w:t>
      </w:r>
    </w:p>
    <w:p w14:paraId="098F2098">
      <w:pPr>
        <w:pStyle w:val="20"/>
      </w:pPr>
      <w:r>
        <w:rPr>
          <w:rFonts w:hint="eastAsia"/>
        </w:rPr>
        <w:t>二、实验内容</w:t>
      </w:r>
    </w:p>
    <w:p w14:paraId="32C48291">
      <w:pPr>
        <w:pStyle w:val="22"/>
      </w:pPr>
      <w:r>
        <w:rPr>
          <w:rFonts w:hint="eastAsia"/>
        </w:rPr>
        <w:t>1、观察高频功率放大器丙类工作状态的现象，并分析其特点</w:t>
      </w:r>
    </w:p>
    <w:p w14:paraId="37D1CF7D">
      <w:pPr>
        <w:pStyle w:val="22"/>
      </w:pPr>
      <w:r>
        <w:rPr>
          <w:rFonts w:hint="eastAsia"/>
        </w:rPr>
        <w:t>2、测试丙类功放的调谐特性</w:t>
      </w:r>
    </w:p>
    <w:p w14:paraId="0711CDF3">
      <w:pPr>
        <w:pStyle w:val="22"/>
      </w:pPr>
      <w:r>
        <w:rPr>
          <w:rFonts w:hint="eastAsia"/>
        </w:rPr>
        <w:t>3、测试丙类功放的负载特性</w:t>
      </w:r>
    </w:p>
    <w:p w14:paraId="3EB87F26">
      <w:pPr>
        <w:pStyle w:val="22"/>
      </w:pPr>
      <w:r>
        <w:rPr>
          <w:rFonts w:hint="eastAsia"/>
        </w:rPr>
        <w:t>4、观察激励信号变化、负载变化对工作状态的影响</w:t>
      </w:r>
    </w:p>
    <w:p w14:paraId="355B37F6">
      <w:pPr>
        <w:pStyle w:val="20"/>
      </w:pPr>
      <w:r>
        <w:rPr>
          <w:rFonts w:hint="eastAsia"/>
        </w:rPr>
        <w:t>三、实验器材</w:t>
      </w:r>
    </w:p>
    <w:p w14:paraId="5618DFDB">
      <w:pPr>
        <w:pStyle w:val="22"/>
      </w:pPr>
      <w:r>
        <w:rPr>
          <w:rFonts w:hint="eastAsia"/>
        </w:rPr>
        <w:t>1、</w:t>
      </w:r>
      <w:r>
        <w:rPr>
          <w:rFonts w:hint="eastAsia"/>
        </w:rPr>
        <w:tab/>
      </w:r>
      <w:r>
        <w:rPr>
          <w:rFonts w:hint="eastAsia"/>
        </w:rPr>
        <w:t xml:space="preserve">信号源模块                                   </w:t>
      </w:r>
      <w:r>
        <w:rPr>
          <w:rFonts w:hint="eastAsia"/>
        </w:rPr>
        <w:tab/>
      </w:r>
      <w:r>
        <w:rPr>
          <w:rFonts w:hint="eastAsia"/>
        </w:rPr>
        <w:tab/>
      </w:r>
      <w:r>
        <w:rPr>
          <w:rFonts w:hint="eastAsia"/>
        </w:rPr>
        <w:t>1块</w:t>
      </w:r>
    </w:p>
    <w:p w14:paraId="1350BB10">
      <w:pPr>
        <w:pStyle w:val="22"/>
      </w:pPr>
      <w:r>
        <w:rPr>
          <w:rFonts w:hint="eastAsia"/>
        </w:rPr>
        <w:t>2、</w:t>
      </w:r>
      <w:r>
        <w:rPr>
          <w:rFonts w:hint="eastAsia"/>
        </w:rPr>
        <w:tab/>
      </w:r>
      <w:r>
        <w:rPr>
          <w:rFonts w:hint="eastAsia"/>
        </w:rPr>
        <w:t xml:space="preserve">频率计模块                                   </w:t>
      </w:r>
      <w:r>
        <w:rPr>
          <w:rFonts w:hint="eastAsia"/>
        </w:rPr>
        <w:tab/>
      </w:r>
      <w:r>
        <w:rPr>
          <w:rFonts w:hint="eastAsia"/>
        </w:rPr>
        <w:tab/>
      </w:r>
      <w:r>
        <w:rPr>
          <w:rFonts w:hint="eastAsia"/>
        </w:rPr>
        <w:t>1块</w:t>
      </w:r>
    </w:p>
    <w:p w14:paraId="1B251ADF">
      <w:pPr>
        <w:pStyle w:val="22"/>
      </w:pPr>
      <w:r>
        <w:rPr>
          <w:rFonts w:hint="eastAsia"/>
        </w:rPr>
        <w:t>3、</w:t>
      </w:r>
      <w:r>
        <w:rPr>
          <w:rFonts w:hint="eastAsia"/>
        </w:rPr>
        <w:tab/>
      </w:r>
      <w:r>
        <w:rPr>
          <w:rFonts w:hint="eastAsia"/>
        </w:rPr>
        <w:t xml:space="preserve">8 号板                                          </w:t>
      </w:r>
      <w:r>
        <w:rPr>
          <w:rFonts w:hint="eastAsia"/>
        </w:rPr>
        <w:tab/>
      </w:r>
      <w:r>
        <w:rPr>
          <w:rFonts w:hint="eastAsia"/>
        </w:rPr>
        <w:t>1块</w:t>
      </w:r>
    </w:p>
    <w:p w14:paraId="7984B07B">
      <w:pPr>
        <w:pStyle w:val="22"/>
      </w:pPr>
      <w:r>
        <w:rPr>
          <w:rFonts w:hint="eastAsia"/>
        </w:rPr>
        <w:t>4、</w:t>
      </w:r>
      <w:r>
        <w:rPr>
          <w:rFonts w:hint="eastAsia"/>
        </w:rPr>
        <w:tab/>
      </w:r>
      <w:r>
        <w:rPr>
          <w:rFonts w:hint="eastAsia"/>
        </w:rPr>
        <w:t xml:space="preserve">双踪示波器                                   </w:t>
      </w:r>
      <w:r>
        <w:rPr>
          <w:rFonts w:hint="eastAsia"/>
        </w:rPr>
        <w:tab/>
      </w:r>
      <w:r>
        <w:rPr>
          <w:rFonts w:hint="eastAsia"/>
        </w:rPr>
        <w:tab/>
      </w:r>
      <w:r>
        <w:rPr>
          <w:rFonts w:hint="eastAsia"/>
        </w:rPr>
        <w:t>1台</w:t>
      </w:r>
    </w:p>
    <w:p w14:paraId="727345DB">
      <w:pPr>
        <w:pStyle w:val="22"/>
      </w:pPr>
      <w:r>
        <w:rPr>
          <w:rFonts w:hint="eastAsia"/>
        </w:rPr>
        <w:t>5、</w:t>
      </w:r>
      <w:r>
        <w:rPr>
          <w:rFonts w:hint="eastAsia"/>
        </w:rPr>
        <w:tab/>
      </w:r>
      <w:r>
        <w:rPr>
          <w:rFonts w:hint="eastAsia"/>
        </w:rPr>
        <w:t xml:space="preserve">频率特性测试仪（可选）               </w:t>
      </w:r>
      <w:r>
        <w:rPr>
          <w:rFonts w:hint="eastAsia"/>
        </w:rPr>
        <w:tab/>
      </w:r>
      <w:r>
        <w:rPr>
          <w:rFonts w:hint="eastAsia"/>
        </w:rPr>
        <w:tab/>
      </w:r>
      <w:r>
        <w:rPr>
          <w:rFonts w:hint="eastAsia"/>
        </w:rPr>
        <w:tab/>
      </w:r>
      <w:r>
        <w:rPr>
          <w:rFonts w:hint="eastAsia"/>
        </w:rPr>
        <w:tab/>
      </w:r>
      <w:r>
        <w:rPr>
          <w:rFonts w:hint="eastAsia"/>
        </w:rPr>
        <w:t>1台</w:t>
      </w:r>
    </w:p>
    <w:p w14:paraId="3C0E30FB">
      <w:pPr>
        <w:pStyle w:val="22"/>
      </w:pPr>
      <w:r>
        <w:rPr>
          <w:rFonts w:hint="eastAsia"/>
        </w:rPr>
        <w:t>6、</w:t>
      </w:r>
      <w:r>
        <w:rPr>
          <w:rFonts w:hint="eastAsia"/>
        </w:rPr>
        <w:tab/>
      </w:r>
      <w:r>
        <w:rPr>
          <w:rFonts w:hint="eastAsia"/>
        </w:rPr>
        <w:t xml:space="preserve">万用表                                         </w:t>
      </w:r>
      <w:r>
        <w:rPr>
          <w:rFonts w:hint="eastAsia"/>
        </w:rPr>
        <w:tab/>
      </w:r>
      <w:r>
        <w:rPr>
          <w:rFonts w:hint="eastAsia"/>
        </w:rPr>
        <w:t>1块</w:t>
      </w:r>
    </w:p>
    <w:p w14:paraId="36EA785A">
      <w:pPr>
        <w:pStyle w:val="20"/>
      </w:pPr>
      <w:r>
        <w:rPr>
          <w:rFonts w:hint="eastAsia"/>
        </w:rPr>
        <w:t>四、实验原理</w:t>
      </w:r>
    </w:p>
    <w:p w14:paraId="3030AB22">
      <w:pPr>
        <w:pStyle w:val="22"/>
        <w:ind w:firstLine="480" w:firstLineChars="200"/>
      </w:pPr>
      <w:r>
        <w:rPr>
          <w:rFonts w:hint="eastAsia"/>
        </w:rPr>
        <w:t>放大器按照电流导通角θ的范围可分为甲类、乙类、丙类及丁类等不同类型。功率放大器电流导通角θ越小，放大器的效率</w:t>
      </w:r>
      <m:oMath>
        <m:r>
          <m:rPr/>
          <w:rPr>
            <w:rFonts w:ascii="Cambria Math" w:hAnsi="Cambria Math"/>
          </w:rPr>
          <m:t>η</m:t>
        </m:r>
      </m:oMath>
      <w:r>
        <w:rPr>
          <w:rFonts w:hint="eastAsia"/>
        </w:rPr>
        <w:t>越高。电路原理图如图4</w:t>
      </w:r>
      <w:r>
        <w:t>-</w:t>
      </w:r>
      <w:r>
        <w:rPr>
          <w:rFonts w:hint="eastAsia"/>
        </w:rPr>
        <w:t>1所示，该实验电路由两级功率放大器组成。其中N3、T5组成甲类功率放大器，工作在线性放大状态，其中R14、R15、R16组成静态偏置电阻。N4、T6组成丙类功率放大器。R18为射极反馈电阻，T6为谐振回路，甲类功放的输出信号通过R17送到N4基极作为丙放的输入信号，此时只有当甲放输出信号大于丙放管N4基极－射极间的负偏压值时，N4才导通工作。与拨码开关相连的电阻为负载回路外接电阻，改变S1拨码开关的位置可改变并联电阻值，即改变回路Q值。</w:t>
      </w:r>
    </w:p>
    <w:p w14:paraId="0888BB60">
      <w:pPr>
        <w:spacing w:before="156" w:beforeLines="50" w:after="156" w:afterLines="50"/>
        <w:ind w:firstLine="480" w:firstLineChars="200"/>
        <w:rPr>
          <w:rFonts w:ascii="宋体" w:hAnsi="宋体"/>
          <w:sz w:val="24"/>
        </w:rPr>
      </w:pPr>
      <w:r>
        <w:rPr>
          <w:rFonts w:ascii="宋体" w:hAnsi="宋体"/>
          <w:sz w:val="24"/>
        </w:rPr>
        <w:drawing>
          <wp:inline distT="0" distB="0" distL="0" distR="0">
            <wp:extent cx="4718050" cy="1478280"/>
            <wp:effectExtent l="0" t="0" r="6350" b="7620"/>
            <wp:docPr id="845895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95076" name="图片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4741916" cy="1486123"/>
                    </a:xfrm>
                    <a:prstGeom prst="rect">
                      <a:avLst/>
                    </a:prstGeom>
                    <a:noFill/>
                  </pic:spPr>
                </pic:pic>
              </a:graphicData>
            </a:graphic>
          </wp:inline>
        </w:drawing>
      </w:r>
    </w:p>
    <w:p w14:paraId="3FBA00EC">
      <w:pPr>
        <w:spacing w:before="156" w:beforeLines="50" w:after="156" w:afterLines="50"/>
        <w:ind w:firstLine="480" w:firstLineChars="200"/>
        <w:jc w:val="center"/>
        <w:rPr>
          <w:rFonts w:ascii="宋体" w:hAnsi="宋体"/>
          <w:sz w:val="24"/>
        </w:rPr>
      </w:pPr>
      <w:r>
        <w:rPr>
          <w:rFonts w:hint="eastAsia" w:ascii="宋体" w:hAnsi="宋体"/>
          <w:sz w:val="24"/>
        </w:rPr>
        <w:t>图4</w:t>
      </w:r>
      <w:r>
        <w:rPr>
          <w:rFonts w:ascii="宋体" w:hAnsi="宋体"/>
          <w:sz w:val="24"/>
        </w:rPr>
        <w:t xml:space="preserve">-1 </w:t>
      </w:r>
      <w:r>
        <w:rPr>
          <w:rFonts w:hint="eastAsia" w:ascii="宋体" w:hAnsi="宋体"/>
          <w:sz w:val="24"/>
        </w:rPr>
        <w:t>丙类功率放大器</w:t>
      </w:r>
    </w:p>
    <w:p w14:paraId="3A3374C6">
      <w:pPr>
        <w:pStyle w:val="22"/>
      </w:pPr>
      <w:r>
        <w:rPr>
          <w:rFonts w:hint="eastAsia"/>
        </w:rPr>
        <w:t>下面介绍甲类功放和丙类功放的工作原理及基本关系式。</w:t>
      </w:r>
    </w:p>
    <w:p w14:paraId="63139922">
      <w:pPr>
        <w:pStyle w:val="22"/>
      </w:pPr>
      <w:r>
        <w:rPr>
          <w:rFonts w:hint="eastAsia"/>
        </w:rPr>
        <w:t>1、甲类功率放大器</w:t>
      </w:r>
    </w:p>
    <w:p w14:paraId="01E698F4">
      <w:pPr>
        <w:pStyle w:val="22"/>
        <w:ind w:firstLine="240" w:firstLineChars="100"/>
      </w:pPr>
      <w:r>
        <w:rPr>
          <w:rFonts w:hint="eastAsia"/>
        </w:rPr>
        <w:t>（1）静态工作点</w:t>
      </w:r>
    </w:p>
    <w:p w14:paraId="40557E9B">
      <w:pPr>
        <w:pStyle w:val="22"/>
        <w:rPr>
          <w:iCs/>
        </w:rPr>
      </w:pPr>
      <w:r>
        <w:rPr>
          <w:rFonts w:hint="eastAsia"/>
        </w:rPr>
        <w:t>如图7-1所示，甲类功率放大器工作在线性状态，电路的静态工作点由下列关系式确定：</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EQ</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EQ</m:t>
            </m:r>
            <m:ctrlPr>
              <w:rPr>
                <w:rFonts w:ascii="Cambria Math" w:hAnsi="Cambria Math"/>
                <w:i/>
              </w:rPr>
            </m:ctrlPr>
          </m:sub>
        </m:sSub>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16</m:t>
            </m:r>
            <m:ctrlPr>
              <w:rPr>
                <w:rFonts w:ascii="Cambria Math" w:hAnsi="Cambria Math"/>
                <w:i/>
              </w:rPr>
            </m:ctrlPr>
          </m:sub>
        </m:sSub>
      </m:oMath>
      <w:r>
        <w:t>,</w:t>
      </w:r>
      <w:r>
        <w:rPr>
          <w:rFonts w:ascii="Cambria Math" w:hAnsi="Cambria Math"/>
          <w:i/>
        </w:rPr>
        <w:t xml:space="preserve"> </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CQ</m:t>
            </m:r>
            <m:ctrlPr>
              <w:rPr>
                <w:rFonts w:ascii="Cambria Math" w:hAnsi="Cambria Math"/>
                <w:i/>
              </w:rPr>
            </m:ctrlPr>
          </m:sub>
        </m:sSub>
        <m:r>
          <m:rPr/>
          <w:rPr>
            <w:rFonts w:ascii="Cambria Math" w:hAnsi="Cambria Math"/>
          </w:rPr>
          <m:t>=β</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BQ</m:t>
            </m:r>
            <m:ctrlPr>
              <w:rPr>
                <w:rFonts w:ascii="Cambria Math" w:hAnsi="Cambria Math"/>
                <w:i/>
              </w:rPr>
            </m:ctrlPr>
          </m:sub>
        </m:sSub>
      </m:oMath>
      <w:r>
        <w:rPr>
          <w:rFonts w:hint="eastAsia" w:ascii="Cambria Math" w:hAnsi="Cambria Math"/>
          <w:iCs/>
        </w:rPr>
        <w:t xml:space="preserve">， </w:t>
      </w:r>
      <m:oMath>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ascii="Cambria Math" w:hAnsi="Cambria Math"/>
              </w:rPr>
              <m:t>BQ</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ascii="Cambria Math" w:hAnsi="Cambria Math"/>
              </w:rPr>
              <m:t>EQ</m:t>
            </m:r>
            <m:ctrlPr>
              <w:rPr>
                <w:rFonts w:ascii="Cambria Math" w:hAnsi="Cambria Math"/>
                <w:i/>
              </w:rPr>
            </m:ctrlPr>
          </m:sub>
        </m:sSub>
        <m:r>
          <m:rPr/>
          <w:rPr>
            <w:rFonts w:ascii="Cambria Math" w:hAnsi="Cambria Math"/>
          </w:rPr>
          <m:t>+0.7V</m:t>
        </m:r>
      </m:oMath>
      <w:r>
        <w:rPr>
          <w:rFonts w:hint="eastAsia" w:ascii="Cambria Math" w:hAnsi="Cambria Math"/>
        </w:rPr>
        <w:t xml:space="preserve">， </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CEQ</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CC</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CQ</m:t>
            </m:r>
            <m:ctrlPr>
              <w:rPr>
                <w:rFonts w:ascii="Cambria Math" w:hAnsi="Cambria Math"/>
                <w:i/>
              </w:rPr>
            </m:ctrlPr>
          </m:sub>
        </m:sSub>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16</m:t>
            </m:r>
            <m:ctrlPr>
              <w:rPr>
                <w:rFonts w:ascii="Cambria Math" w:hAnsi="Cambria Math"/>
                <w:i/>
              </w:rPr>
            </m:ctrlPr>
          </m:sub>
        </m:sSub>
      </m:oMath>
      <w:r>
        <w:rPr>
          <w:rFonts w:hint="eastAsia" w:ascii="Cambria Math" w:hAnsi="Cambria Math"/>
        </w:rPr>
        <w:t>。</w:t>
      </w:r>
    </w:p>
    <w:p w14:paraId="2AE6E397">
      <w:pPr>
        <w:pStyle w:val="22"/>
        <w:ind w:firstLine="240" w:firstLineChars="100"/>
      </w:pPr>
      <w:r>
        <w:rPr>
          <w:rFonts w:hint="eastAsia"/>
        </w:rPr>
        <w:t>（2）负载特性</w:t>
      </w:r>
    </w:p>
    <w:p w14:paraId="1ECFE771">
      <w:pPr>
        <w:pStyle w:val="22"/>
      </w:pPr>
      <w:r>
        <w:rPr>
          <w:rFonts w:hint="eastAsia"/>
        </w:rPr>
        <w:t>如图4</w:t>
      </w:r>
      <w:r>
        <w:t>.</w:t>
      </w:r>
      <w:r>
        <w:rPr>
          <w:rFonts w:hint="eastAsia"/>
        </w:rPr>
        <w:t>1所示，甲类功率放大器的输出负载由丙类功放的输入阻抗决定，两级间通过变压器进行耦合，因此甲类功放的交流输出功率</w:t>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0</m:t>
            </m:r>
            <m:ctrlPr>
              <w:rPr>
                <w:rFonts w:ascii="Cambria Math" w:hAnsi="Cambria Math"/>
                <w:i/>
              </w:rPr>
            </m:ctrlPr>
          </m:sub>
        </m:sSub>
      </m:oMath>
      <w:r>
        <w:rPr>
          <w:rFonts w:hint="eastAsia"/>
        </w:rPr>
        <w:t>可表示为：</w:t>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eastAsia="MS Gothic" w:cs="MS Gothic"/>
                  </w:rPr>
                  <m:t>H</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η</m:t>
                </m:r>
                <m:ctrlPr>
                  <w:rPr>
                    <w:rFonts w:ascii="Cambria Math" w:hAnsi="Cambria Math"/>
                    <w:i/>
                  </w:rPr>
                </m:ctrlPr>
              </m:e>
              <m:sub>
                <m:r>
                  <m:rPr/>
                  <w:rPr>
                    <w:rFonts w:ascii="Cambria Math" w:hAnsi="Cambria Math"/>
                  </w:rPr>
                  <m:t>B</m:t>
                </m:r>
                <m:ctrlPr>
                  <w:rPr>
                    <w:rFonts w:ascii="Cambria Math" w:hAnsi="Cambria Math"/>
                    <w:i/>
                  </w:rPr>
                </m:ctrlPr>
              </m:sub>
            </m:sSub>
            <m:ctrlPr>
              <w:rPr>
                <w:rFonts w:ascii="Cambria Math" w:hAnsi="Cambria Math"/>
                <w:i/>
              </w:rPr>
            </m:ctrlPr>
          </m:den>
        </m:f>
      </m:oMath>
    </w:p>
    <w:p w14:paraId="3B2600EF">
      <w:pPr>
        <w:pStyle w:val="22"/>
      </w:pPr>
      <w:r>
        <w:rPr>
          <w:rFonts w:hint="eastAsia"/>
        </w:rPr>
        <w:t>式中，</w:t>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eastAsia="MS Gothic" w:cs="MS Gothic"/>
              </w:rPr>
              <m:t>H</m:t>
            </m:r>
            <m:ctrlPr>
              <w:rPr>
                <w:rFonts w:ascii="Cambria Math" w:hAnsi="Cambria Math"/>
                <w:i/>
              </w:rPr>
            </m:ctrlPr>
          </m:sub>
        </m:sSub>
      </m:oMath>
      <w:r>
        <w:rPr>
          <w:rFonts w:hint="eastAsia"/>
        </w:rPr>
        <w:t>为输出负载上的实际功率，</w:t>
      </w:r>
      <m:oMath>
        <m:sSub>
          <m:sSubPr>
            <m:ctrlPr>
              <w:rPr>
                <w:rFonts w:ascii="Cambria Math" w:hAnsi="Cambria Math"/>
                <w:i/>
              </w:rPr>
            </m:ctrlPr>
          </m:sSubPr>
          <m:e>
            <m:r>
              <m:rPr/>
              <w:rPr>
                <w:rFonts w:ascii="Cambria Math" w:hAnsi="Cambria Math"/>
              </w:rPr>
              <m:t>η</m:t>
            </m:r>
            <m:ctrlPr>
              <w:rPr>
                <w:rFonts w:ascii="Cambria Math" w:hAnsi="Cambria Math"/>
                <w:i/>
              </w:rPr>
            </m:ctrlPr>
          </m:e>
          <m:sub>
            <m:r>
              <m:rPr/>
              <w:rPr>
                <w:rFonts w:ascii="Cambria Math" w:hAnsi="Cambria Math"/>
              </w:rPr>
              <m:t>B</m:t>
            </m:r>
            <m:ctrlPr>
              <w:rPr>
                <w:rFonts w:ascii="Cambria Math" w:hAnsi="Cambria Math"/>
                <w:i/>
              </w:rPr>
            </m:ctrlPr>
          </m:sub>
        </m:sSub>
      </m:oMath>
      <w:r>
        <w:rPr>
          <w:rFonts w:hint="eastAsia"/>
        </w:rPr>
        <w:t>为变压器的传输效率，一般为</w:t>
      </w:r>
      <m:oMath>
        <m:sSub>
          <m:sSubPr>
            <m:ctrlPr>
              <w:rPr>
                <w:rFonts w:ascii="Cambria Math" w:hAnsi="Cambria Math"/>
                <w:i/>
              </w:rPr>
            </m:ctrlPr>
          </m:sSubPr>
          <m:e>
            <m:r>
              <m:rPr/>
              <w:rPr>
                <w:rFonts w:ascii="Cambria Math" w:hAnsi="Cambria Math"/>
              </w:rPr>
              <m:t>η</m:t>
            </m:r>
            <m:ctrlPr>
              <w:rPr>
                <w:rFonts w:ascii="Cambria Math" w:hAnsi="Cambria Math"/>
                <w:i/>
              </w:rPr>
            </m:ctrlPr>
          </m:e>
          <m:sub>
            <m:r>
              <m:rPr/>
              <w:rPr>
                <w:rFonts w:ascii="Cambria Math" w:hAnsi="Cambria Math"/>
              </w:rPr>
              <m:t>B</m:t>
            </m:r>
            <m:ctrlPr>
              <w:rPr>
                <w:rFonts w:ascii="Cambria Math" w:hAnsi="Cambria Math"/>
                <w:i/>
              </w:rPr>
            </m:ctrlPr>
          </m:sub>
        </m:sSub>
      </m:oMath>
      <w:r>
        <w:rPr>
          <w:rFonts w:hint="eastAsia"/>
        </w:rPr>
        <w:t>＝0.75～0.85</w:t>
      </w:r>
    </w:p>
    <w:p w14:paraId="1737E1F7">
      <w:pPr>
        <w:pStyle w:val="22"/>
        <w:ind w:firstLine="480" w:firstLineChars="200"/>
      </w:pPr>
      <w:r>
        <w:rPr>
          <w:rFonts w:hint="eastAsia"/>
        </w:rPr>
        <w:t>图4</w:t>
      </w:r>
      <w:r>
        <w:t>-</w:t>
      </w:r>
      <w:r>
        <w:rPr>
          <w:rFonts w:hint="eastAsia"/>
        </w:rPr>
        <w:t>2为甲类功放的负载特性。为获得最大不失真输出功率，静态工作点Q应选在交流负载线AB的中点，此时集电极的负载电阻RH称为最佳负载电阻。集电极的输出功率</w:t>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C</m:t>
            </m:r>
            <m:ctrlPr>
              <w:rPr>
                <w:rFonts w:ascii="Cambria Math" w:hAnsi="Cambria Math"/>
                <w:i/>
              </w:rPr>
            </m:ctrlPr>
          </m:sub>
        </m:sSub>
      </m:oMath>
      <w:r>
        <w:rPr>
          <w:rFonts w:hint="eastAsia"/>
        </w:rPr>
        <w:t>的表达式为：</w:t>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C</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sSub>
          <m:sSubPr>
            <m:ctrlPr>
              <w:rPr>
                <w:rFonts w:ascii="Cambria Math" w:hAnsi="Cambria Math"/>
                <w:i/>
              </w:rPr>
            </m:ctrlPr>
          </m:sSubPr>
          <m:e>
            <m:r>
              <m:rPr/>
              <w:rPr>
                <w:rFonts w:ascii="Cambria Math" w:hAnsi="Cambria Math"/>
              </w:rPr>
              <m:t>V</m:t>
            </m:r>
            <m:ctrlPr>
              <w:rPr>
                <w:rFonts w:ascii="Cambria Math" w:hAnsi="Cambria Math"/>
                <w:i/>
              </w:rPr>
            </m:ctrlPr>
          </m:e>
          <m:sub>
            <m:r>
              <m:rPr/>
              <w:rPr>
                <w:rFonts w:hint="eastAsia" w:ascii="Cambria Math" w:hAnsi="Cambria Math"/>
              </w:rPr>
              <m:t>cm</m:t>
            </m:r>
            <m:ctrlPr>
              <w:rPr>
                <w:rFonts w:ascii="Cambria Math" w:hAnsi="Cambria Math"/>
                <w:i/>
              </w:rPr>
            </m:ctrlPr>
          </m:sub>
        </m:sSub>
        <m:sSub>
          <m:sSubPr>
            <m:ctrlPr>
              <w:rPr>
                <w:rFonts w:ascii="Cambria Math" w:hAnsi="Cambria Math"/>
                <w:i/>
              </w:rPr>
            </m:ctrlPr>
          </m:sSubPr>
          <m:e>
            <m:r>
              <m:rPr/>
              <w:rPr>
                <w:rFonts w:ascii="Cambria Math" w:hAnsi="Cambria Math"/>
              </w:rPr>
              <m:t>I</m:t>
            </m:r>
            <m:ctrlPr>
              <w:rPr>
                <w:rFonts w:ascii="Cambria Math" w:hAnsi="Cambria Math"/>
                <w:i/>
              </w:rPr>
            </m:ctrlPr>
          </m:e>
          <m:sub>
            <m:r>
              <m:rPr/>
              <w:rPr>
                <w:rFonts w:hint="eastAsia" w:ascii="Cambria Math" w:hAnsi="Cambria Math"/>
              </w:rPr>
              <m:t>cm</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f>
          <m:fPr>
            <m:ctrlPr>
              <w:rPr>
                <w:rFonts w:ascii="Cambria Math" w:hAnsi="Cambria Math"/>
                <w:i/>
              </w:rPr>
            </m:ctrlPr>
          </m:fPr>
          <m:num>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hint="eastAsia" w:ascii="Cambria Math" w:hAnsi="Cambria Math"/>
                  </w:rPr>
                  <m:t>cm</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num>
          <m:den>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H</m:t>
                </m:r>
                <m:ctrlPr>
                  <w:rPr>
                    <w:rFonts w:ascii="Cambria Math" w:hAnsi="Cambria Math"/>
                    <w:i/>
                  </w:rPr>
                </m:ctrlPr>
              </m:sub>
            </m:sSub>
            <m:ctrlPr>
              <w:rPr>
                <w:rFonts w:ascii="Cambria Math" w:hAnsi="Cambria Math"/>
                <w:i/>
              </w:rPr>
            </m:ctrlPr>
          </m:den>
        </m:f>
      </m:oMath>
      <w:r>
        <w:rPr>
          <w:rFonts w:hint="eastAsia"/>
        </w:rPr>
        <w:t>。式中，</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hint="eastAsia" w:ascii="Cambria Math" w:hAnsi="Cambria Math"/>
              </w:rPr>
              <m:t>cm</m:t>
            </m:r>
            <m:ctrlPr>
              <w:rPr>
                <w:rFonts w:ascii="Cambria Math" w:hAnsi="Cambria Math"/>
                <w:i/>
              </w:rPr>
            </m:ctrlPr>
          </m:sub>
        </m:sSub>
      </m:oMath>
      <w:r>
        <w:rPr>
          <w:rFonts w:hint="eastAsia"/>
        </w:rPr>
        <w:t>为集电极输出的交流电压振幅；</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hint="eastAsia" w:ascii="Cambria Math" w:hAnsi="Cambria Math"/>
              </w:rPr>
              <m:t>cm</m:t>
            </m:r>
            <m:ctrlPr>
              <w:rPr>
                <w:rFonts w:ascii="Cambria Math" w:hAnsi="Cambria Math"/>
                <w:i/>
              </w:rPr>
            </m:ctrlPr>
          </m:sub>
        </m:sSub>
      </m:oMath>
      <w:r>
        <w:rPr>
          <w:rFonts w:hint="eastAsia"/>
        </w:rPr>
        <w:t>为交流电流的振幅，它们的表达式分别为：</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hint="eastAsia" w:ascii="Cambria Math" w:hAnsi="Cambria Math"/>
              </w:rPr>
              <m:t>cm</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CC</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CQ</m:t>
            </m:r>
            <m:ctrlPr>
              <w:rPr>
                <w:rFonts w:ascii="Cambria Math" w:hAnsi="Cambria Math"/>
                <w:i/>
              </w:rPr>
            </m:ctrlPr>
          </m:sub>
        </m:sSub>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16</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CES</m:t>
            </m:r>
            <m:ctrlPr>
              <w:rPr>
                <w:rFonts w:ascii="Cambria Math" w:hAnsi="Cambria Math"/>
                <w:i/>
              </w:rPr>
            </m:ctrlPr>
          </m:sub>
        </m:sSub>
      </m:oMath>
      <w:r>
        <w:rPr>
          <w:rFonts w:hint="eastAsia"/>
        </w:rPr>
        <w:t>式中，</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CES</m:t>
            </m:r>
            <m:ctrlPr>
              <w:rPr>
                <w:rFonts w:ascii="Cambria Math" w:hAnsi="Cambria Math"/>
                <w:i/>
              </w:rPr>
            </m:ctrlPr>
          </m:sub>
        </m:sSub>
      </m:oMath>
      <w:r>
        <w:rPr>
          <w:rFonts w:hint="eastAsia"/>
        </w:rPr>
        <w:t>称为饱和压降，约1</w:t>
      </w:r>
      <w:r>
        <w:t>V</w:t>
      </w:r>
      <w:r>
        <w:rPr>
          <w:rFonts w:hint="eastAsia"/>
        </w:rPr>
        <w:t>；</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hint="eastAsia" w:ascii="Cambria Math" w:hAnsi="Cambria Math"/>
              </w:rPr>
              <m:t>cm</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CQ</m:t>
            </m:r>
            <m:ctrlPr>
              <w:rPr>
                <w:rFonts w:ascii="Cambria Math" w:hAnsi="Cambria Math"/>
                <w:i/>
              </w:rPr>
            </m:ctrlPr>
          </m:sub>
        </m:sSub>
        <m:r>
          <m:rPr/>
          <w:rPr>
            <w:rFonts w:hint="eastAsia" w:ascii="Cambria Math" w:hAnsi="Cambria Math"/>
          </w:rPr>
          <m:t>。</m:t>
        </m:r>
      </m:oMath>
      <w:r>
        <w:rPr>
          <w:rFonts w:hint="eastAsia"/>
        </w:rPr>
        <w:t>如果变压器的初级线圈匝数为N1，次级线圈匝数为N2，则</w:t>
      </w:r>
      <m:oMath>
        <m:f>
          <m:fPr>
            <m:ctrlPr>
              <w:rPr>
                <w:rFonts w:ascii="Cambria Math" w:hAnsi="Cambria Math"/>
                <w:i/>
              </w:rPr>
            </m:ctrlPr>
          </m:fPr>
          <m:num>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den>
        </m:f>
        <m:r>
          <m:rPr/>
          <w:rPr>
            <w:rFonts w:ascii="Cambria Math" w:hAnsi="Cambria Math"/>
          </w:rPr>
          <m:t>=</m:t>
        </m:r>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sSub>
                  <m:sSubPr>
                    <m:ctrlPr>
                      <w:rPr>
                        <w:rFonts w:ascii="Cambria Math" w:hAnsi="Cambria Math"/>
                        <w:i/>
                      </w:rPr>
                    </m:ctrlPr>
                  </m:sSubPr>
                  <m:e>
                    <m:r>
                      <m:rPr/>
                      <w:rPr>
                        <w:rFonts w:ascii="Cambria Math" w:hAnsi="Cambria Math"/>
                      </w:rPr>
                      <m:t>η</m:t>
                    </m:r>
                    <m:ctrlPr>
                      <w:rPr>
                        <w:rFonts w:ascii="Cambria Math" w:hAnsi="Cambria Math"/>
                        <w:i/>
                      </w:rPr>
                    </m:ctrlPr>
                  </m:e>
                  <m:sub>
                    <m:r>
                      <m:rPr/>
                      <w:rPr>
                        <w:rFonts w:ascii="Cambria Math" w:hAnsi="Cambria Math"/>
                      </w:rPr>
                      <m:t>B</m:t>
                    </m:r>
                    <m:ctrlPr>
                      <w:rPr>
                        <w:rFonts w:ascii="Cambria Math" w:hAnsi="Cambria Math"/>
                        <w:i/>
                      </w:rPr>
                    </m:ctrlPr>
                  </m:sub>
                </m:sSub>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H</m:t>
                    </m:r>
                    <m:ctrlPr>
                      <w:rPr>
                        <w:rFonts w:ascii="Cambria Math" w:hAnsi="Cambria Math"/>
                        <w:i/>
                      </w:rPr>
                    </m:ctrlPr>
                  </m:sub>
                </m:sSub>
                <m:ctrlPr>
                  <w:rPr>
                    <w:rFonts w:ascii="Cambria Math" w:hAnsi="Cambria Math"/>
                    <w:i/>
                  </w:rPr>
                </m:ctrlPr>
              </m:num>
              <m:den>
                <m:sSubSup>
                  <m:sSubSupPr>
                    <m:ctrlPr>
                      <w:rPr>
                        <w:rFonts w:ascii="Cambria Math" w:hAnsi="Cambria Math"/>
                        <w:i/>
                      </w:rPr>
                    </m:ctrlPr>
                  </m:sSubSupPr>
                  <m:e>
                    <m:r>
                      <m:rPr/>
                      <w:rPr>
                        <w:rFonts w:ascii="Cambria Math" w:hAnsi="Cambria Math"/>
                      </w:rPr>
                      <m:t>R</m:t>
                    </m:r>
                    <m:ctrlPr>
                      <w:rPr>
                        <w:rFonts w:ascii="Cambria Math" w:hAnsi="Cambria Math"/>
                        <w:i/>
                      </w:rPr>
                    </m:ctrlPr>
                  </m:e>
                  <m:sub>
                    <m:r>
                      <m:rPr/>
                      <w:rPr>
                        <w:rFonts w:ascii="Cambria Math" w:hAnsi="Cambria Math"/>
                      </w:rPr>
                      <m:t>H</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den>
            </m:f>
            <m:ctrlPr>
              <w:rPr>
                <w:rFonts w:ascii="Cambria Math" w:hAnsi="Cambria Math"/>
                <w:i/>
              </w:rPr>
            </m:ctrlPr>
          </m:e>
        </m:rad>
      </m:oMath>
      <w:r>
        <w:rPr>
          <w:rFonts w:hint="eastAsia"/>
        </w:rPr>
        <w:t>式中，</w:t>
      </w:r>
      <m:oMath>
        <m:sSubSup>
          <m:sSubSupPr>
            <m:ctrlPr>
              <w:rPr>
                <w:rFonts w:ascii="Cambria Math" w:hAnsi="Cambria Math"/>
                <w:i/>
              </w:rPr>
            </m:ctrlPr>
          </m:sSubSupPr>
          <m:e>
            <m:r>
              <m:rPr/>
              <w:rPr>
                <w:rFonts w:ascii="Cambria Math" w:hAnsi="Cambria Math"/>
              </w:rPr>
              <m:t>R</m:t>
            </m:r>
            <m:ctrlPr>
              <w:rPr>
                <w:rFonts w:ascii="Cambria Math" w:hAnsi="Cambria Math"/>
                <w:i/>
              </w:rPr>
            </m:ctrlPr>
          </m:e>
          <m:sub>
            <m:r>
              <m:rPr/>
              <w:rPr>
                <w:rFonts w:ascii="Cambria Math" w:hAnsi="Cambria Math"/>
              </w:rPr>
              <m:t>H</m:t>
            </m:r>
            <m:ctrlPr>
              <w:rPr>
                <w:rFonts w:ascii="Cambria Math" w:hAnsi="Cambria Math"/>
                <w:i/>
              </w:rPr>
            </m:ctrlPr>
          </m:sub>
          <m:sup>
            <m:r>
              <m:rPr/>
              <w:rPr>
                <w:rFonts w:ascii="Cambria Math" w:hAnsi="Cambria Math"/>
              </w:rPr>
              <m:t>'</m:t>
            </m:r>
            <m:ctrlPr>
              <w:rPr>
                <w:rFonts w:ascii="Cambria Math" w:hAnsi="Cambria Math"/>
                <w:i/>
              </w:rPr>
            </m:ctrlPr>
          </m:sup>
        </m:sSubSup>
      </m:oMath>
      <w:r>
        <w:rPr>
          <w:rFonts w:hint="eastAsia"/>
        </w:rPr>
        <w:t>为变压器次级接入的负载电阻，即下级丙类功放的输入阻抗。</w:t>
      </w:r>
    </w:p>
    <w:p w14:paraId="605A18AA">
      <w:pPr>
        <w:spacing w:before="156" w:beforeLines="50" w:after="156" w:afterLines="50"/>
        <w:ind w:firstLine="480" w:firstLineChars="200"/>
        <w:jc w:val="center"/>
        <w:rPr>
          <w:rFonts w:ascii="宋体" w:hAnsi="宋体"/>
          <w:sz w:val="24"/>
        </w:rPr>
      </w:pPr>
      <w:r>
        <w:rPr>
          <w:rFonts w:ascii="宋体" w:hAnsi="宋体"/>
          <w:sz w:val="24"/>
        </w:rPr>
        <w:drawing>
          <wp:inline distT="0" distB="0" distL="0" distR="0">
            <wp:extent cx="2791460" cy="1768475"/>
            <wp:effectExtent l="0" t="0" r="2540" b="9525"/>
            <wp:docPr id="8684965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96561" name="图片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2807066" cy="1778268"/>
                    </a:xfrm>
                    <a:prstGeom prst="rect">
                      <a:avLst/>
                    </a:prstGeom>
                    <a:noFill/>
                  </pic:spPr>
                </pic:pic>
              </a:graphicData>
            </a:graphic>
          </wp:inline>
        </w:drawing>
      </w:r>
    </w:p>
    <w:p w14:paraId="06CBF087">
      <w:pPr>
        <w:spacing w:before="156" w:beforeLines="50" w:after="156" w:afterLines="50"/>
        <w:ind w:firstLine="480" w:firstLineChars="200"/>
        <w:jc w:val="center"/>
        <w:rPr>
          <w:rFonts w:ascii="宋体" w:hAnsi="宋体"/>
          <w:sz w:val="24"/>
        </w:rPr>
      </w:pPr>
      <w:r>
        <w:rPr>
          <w:rFonts w:hint="eastAsia" w:ascii="宋体" w:hAnsi="宋体"/>
          <w:sz w:val="24"/>
        </w:rPr>
        <w:t>图4</w:t>
      </w:r>
      <w:r>
        <w:rPr>
          <w:rFonts w:ascii="宋体" w:hAnsi="宋体"/>
          <w:sz w:val="24"/>
        </w:rPr>
        <w:t xml:space="preserve">-2 </w:t>
      </w:r>
      <w:r>
        <w:rPr>
          <w:rFonts w:hint="eastAsia" w:ascii="宋体" w:hAnsi="宋体"/>
          <w:sz w:val="24"/>
        </w:rPr>
        <w:t>甲类功放的负载特性</w:t>
      </w:r>
    </w:p>
    <w:p w14:paraId="55E4843D">
      <w:pPr>
        <w:pStyle w:val="22"/>
      </w:pPr>
      <w:r>
        <w:rPr>
          <w:rFonts w:hint="eastAsia"/>
        </w:rPr>
        <w:t>（3）功率增益</w:t>
      </w:r>
    </w:p>
    <w:p w14:paraId="3AB20B40">
      <w:pPr>
        <w:pStyle w:val="22"/>
        <w:ind w:firstLine="480" w:firstLineChars="200"/>
      </w:pPr>
      <w:r>
        <w:rPr>
          <w:rFonts w:hint="eastAsia"/>
        </w:rPr>
        <w:t>与电压放大器不同的是功率放大器有一定的功率增益，对于图4</w:t>
      </w:r>
      <w:r>
        <w:t>.</w:t>
      </w:r>
      <w:r>
        <w:rPr>
          <w:rFonts w:hint="eastAsia"/>
        </w:rPr>
        <w:t>1所示电路，甲类功率放大器不仅要为下一级功放提供一定的激励功率，而且还要将前级输入的信号进行功率放大，功率放大增益Ap的表达式为</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P</m:t>
                </m:r>
                <m:ctrlPr>
                  <w:rPr>
                    <w:rFonts w:ascii="Cambria Math" w:hAnsi="Cambria Math"/>
                    <w:i/>
                  </w:rPr>
                </m:ctrlPr>
              </m:e>
              <m:sub>
                <m:r>
                  <m:rPr/>
                  <w:rPr>
                    <w:rFonts w:hint="eastAsia" w:ascii="Cambria Math" w:hAnsi="Cambria Math"/>
                  </w:rPr>
                  <m:t>o</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P</m:t>
                </m:r>
                <m:ctrlPr>
                  <w:rPr>
                    <w:rFonts w:ascii="Cambria Math" w:hAnsi="Cambria Math"/>
                    <w:i/>
                  </w:rPr>
                </m:ctrlPr>
              </m:e>
              <m:sub>
                <m:r>
                  <m:rPr/>
                  <w:rPr>
                    <w:rFonts w:hint="eastAsia" w:ascii="Cambria Math" w:hAnsi="Cambria Math"/>
                  </w:rPr>
                  <m:t>i</m:t>
                </m:r>
                <m:ctrlPr>
                  <w:rPr>
                    <w:rFonts w:ascii="Cambria Math" w:hAnsi="Cambria Math"/>
                    <w:i/>
                  </w:rPr>
                </m:ctrlPr>
              </m:sub>
            </m:sSub>
            <m:ctrlPr>
              <w:rPr>
                <w:rFonts w:ascii="Cambria Math" w:hAnsi="Cambria Math"/>
                <w:i/>
              </w:rPr>
            </m:ctrlPr>
          </m:den>
        </m:f>
      </m:oMath>
      <w:r>
        <w:rPr>
          <w:rFonts w:hint="eastAsia"/>
        </w:rPr>
        <w:t>。</w:t>
      </w:r>
    </w:p>
    <w:p w14:paraId="1FB10523">
      <w:pPr>
        <w:pStyle w:val="22"/>
      </w:pPr>
      <w:r>
        <w:rPr>
          <w:rFonts w:hint="eastAsia"/>
        </w:rPr>
        <w:t>其中，Pi为放大器的输入功率，它与放大器的输入电压Vim及输入电阻Ri的关系为</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hint="eastAsia" w:ascii="Cambria Math" w:hAnsi="Cambria Math"/>
              </w:rPr>
              <m:t>im</m:t>
            </m:r>
            <m:ctrlPr>
              <w:rPr>
                <w:rFonts w:ascii="Cambria Math" w:hAnsi="Cambria Math"/>
                <w:i/>
              </w:rPr>
            </m:ctrlPr>
          </m:sub>
        </m:sSub>
        <m:r>
          <m:rPr/>
          <w:rPr>
            <w:rFonts w:ascii="Cambria Math" w:hAnsi="Cambria Math"/>
          </w:rPr>
          <m:t>=</m:t>
        </m:r>
        <m:rad>
          <m:radPr>
            <m:degHide m:val="1"/>
            <m:ctrlPr>
              <w:rPr>
                <w:rFonts w:ascii="Cambria Math" w:hAnsi="Cambria Math"/>
                <w:i/>
              </w:rPr>
            </m:ctrlPr>
          </m:radPr>
          <m:deg>
            <m:ctrlPr>
              <w:rPr>
                <w:rFonts w:ascii="Cambria Math" w:hAnsi="Cambria Math"/>
                <w:i/>
              </w:rPr>
            </m:ctrlPr>
          </m:deg>
          <m:e>
            <m:r>
              <m:rPr/>
              <w:rPr>
                <w:rFonts w:ascii="Cambria Math" w:hAnsi="Cambria Math"/>
              </w:rPr>
              <m:t>2</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hint="eastAsia" w:ascii="Cambria Math" w:hAnsi="Cambria Math"/>
                  </w:rPr>
                  <m:t>i</m:t>
                </m:r>
                <m:ctrlPr>
                  <w:rPr>
                    <w:rFonts w:ascii="Cambria Math" w:hAnsi="Cambria Math"/>
                    <w:i/>
                  </w:rPr>
                </m:ctrlPr>
              </m:sub>
            </m:sSub>
            <m:sSub>
              <m:sSubPr>
                <m:ctrlPr>
                  <w:rPr>
                    <w:rFonts w:ascii="Cambria Math" w:hAnsi="Cambria Math"/>
                    <w:i/>
                  </w:rPr>
                </m:ctrlPr>
              </m:sSubPr>
              <m:e>
                <m:r>
                  <m:rPr/>
                  <w:rPr>
                    <w:rFonts w:ascii="Cambria Math" w:hAnsi="Cambria Math"/>
                  </w:rPr>
                  <m:t>P</m:t>
                </m:r>
                <m:ctrlPr>
                  <w:rPr>
                    <w:rFonts w:ascii="Cambria Math" w:hAnsi="Cambria Math"/>
                    <w:i/>
                  </w:rPr>
                </m:ctrlPr>
              </m:e>
              <m:sub>
                <m:r>
                  <m:rPr/>
                  <w:rPr>
                    <w:rFonts w:hint="eastAsia" w:ascii="Cambria Math" w:hAnsi="Cambria Math"/>
                  </w:rPr>
                  <m:t>i</m:t>
                </m:r>
                <m:ctrlPr>
                  <w:rPr>
                    <w:rFonts w:ascii="Cambria Math" w:hAnsi="Cambria Math"/>
                    <w:i/>
                  </w:rPr>
                </m:ctrlPr>
              </m:sub>
            </m:sSub>
            <m:ctrlPr>
              <w:rPr>
                <w:rFonts w:ascii="Cambria Math" w:hAnsi="Cambria Math"/>
                <w:i/>
              </w:rPr>
            </m:ctrlPr>
          </m:e>
        </m:rad>
      </m:oMath>
      <w:r>
        <w:rPr>
          <w:rFonts w:hint="eastAsia"/>
        </w:rPr>
        <w:t xml:space="preserve"> </w:t>
      </w:r>
    </w:p>
    <w:p w14:paraId="24CF1B71">
      <w:pPr>
        <w:spacing w:before="156" w:beforeLines="50" w:after="156" w:afterLines="50"/>
        <w:rPr>
          <w:rFonts w:ascii="宋体" w:hAnsi="宋体"/>
          <w:sz w:val="24"/>
        </w:rPr>
      </w:pPr>
      <w:r>
        <w:rPr>
          <w:rFonts w:hint="eastAsia" w:ascii="宋体" w:hAnsi="宋体"/>
          <w:sz w:val="24"/>
        </w:rPr>
        <w:t>2、丙类功率放大器</w:t>
      </w:r>
    </w:p>
    <w:p w14:paraId="385C7CC4">
      <w:pPr>
        <w:spacing w:before="156" w:beforeLines="50" w:after="156" w:afterLines="50"/>
        <w:rPr>
          <w:rFonts w:ascii="宋体" w:hAnsi="宋体"/>
          <w:sz w:val="24"/>
        </w:rPr>
      </w:pPr>
      <w:r>
        <w:rPr>
          <w:rFonts w:hint="eastAsia" w:ascii="宋体" w:hAnsi="宋体"/>
          <w:sz w:val="24"/>
        </w:rPr>
        <w:t>（1）基本关系式</w:t>
      </w:r>
    </w:p>
    <w:p w14:paraId="7DA8E9A6">
      <w:pPr>
        <w:pStyle w:val="22"/>
        <w:ind w:firstLine="480" w:firstLineChars="200"/>
      </w:pPr>
      <w:r>
        <w:rPr>
          <w:rFonts w:hint="eastAsia"/>
        </w:rPr>
        <w:t>丙类功率放大器的基极偏置电压VBE是利用发射极电流的直流分量IEO（≈ICO）在射极电阻上产生的压降来提供的，故称为自给偏压电路。当放大器的输入信号vi(t)为正弦波时，集电极的输出电流iC(t)为余弦脉冲波。利用谐振回路LC的选频作用可输出基波谐振电压Vc1,电流Ic1。图4</w:t>
      </w:r>
      <w:r>
        <w:t>-</w:t>
      </w:r>
      <w:r>
        <w:rPr>
          <w:rFonts w:hint="eastAsia"/>
        </w:rPr>
        <w:t>3画出了丙类功率放大器的基极与集电极间的电流、电压波形关系。分析可得下列基本关系式：</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hint="eastAsia" w:ascii="Cambria Math" w:hAnsi="Cambria Math"/>
              </w:rPr>
              <m:t>c</m:t>
            </m:r>
            <m:r>
              <m:rPr/>
              <w:rPr>
                <w:rFonts w:ascii="Cambria Math" w:hAnsi="Cambria Math"/>
              </w:rPr>
              <m:t>1</m:t>
            </m:r>
            <m:r>
              <m:rPr/>
              <w:rPr>
                <w:rFonts w:hint="eastAsia" w:ascii="Cambria Math" w:hAnsi="Cambria Math"/>
              </w:rPr>
              <m:t>m</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hint="eastAsia" w:ascii="Cambria Math" w:hAnsi="Cambria Math"/>
              </w:rPr>
              <m:t>c</m:t>
            </m:r>
            <m:r>
              <m:rPr/>
              <w:rPr>
                <w:rFonts w:ascii="Cambria Math" w:hAnsi="Cambria Math"/>
              </w:rPr>
              <m:t>1</m:t>
            </m:r>
            <m:r>
              <m:rPr/>
              <w:rPr>
                <w:rFonts w:hint="eastAsia" w:ascii="Cambria Math" w:hAnsi="Cambria Math"/>
              </w:rPr>
              <m:t>m</m:t>
            </m:r>
            <m:ctrlPr>
              <w:rPr>
                <w:rFonts w:ascii="Cambria Math" w:hAnsi="Cambria Math"/>
                <w:i/>
              </w:rPr>
            </m:ctrlPr>
          </m:sub>
        </m:sSub>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0</m:t>
            </m:r>
            <m:ctrlPr>
              <w:rPr>
                <w:rFonts w:ascii="Cambria Math" w:hAnsi="Cambria Math"/>
                <w:i/>
              </w:rPr>
            </m:ctrlPr>
          </m:sub>
        </m:sSub>
      </m:oMath>
      <w:r>
        <w:rPr>
          <w:rFonts w:hint="eastAsia"/>
        </w:rPr>
        <w:t>式中，</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hint="eastAsia" w:ascii="Cambria Math" w:hAnsi="Cambria Math"/>
              </w:rPr>
              <m:t>c</m:t>
            </m:r>
            <m:r>
              <m:rPr/>
              <w:rPr>
                <w:rFonts w:ascii="Cambria Math" w:hAnsi="Cambria Math"/>
              </w:rPr>
              <m:t>1</m:t>
            </m:r>
            <m:r>
              <m:rPr/>
              <w:rPr>
                <w:rFonts w:hint="eastAsia" w:ascii="Cambria Math" w:hAnsi="Cambria Math"/>
              </w:rPr>
              <m:t>m</m:t>
            </m:r>
            <m:ctrlPr>
              <w:rPr>
                <w:rFonts w:ascii="Cambria Math" w:hAnsi="Cambria Math"/>
                <w:i/>
              </w:rPr>
            </m:ctrlPr>
          </m:sub>
        </m:sSub>
      </m:oMath>
      <w:r>
        <w:rPr>
          <w:rFonts w:hint="eastAsia"/>
        </w:rPr>
        <w:t>为集电极输出的谐振电压及基波电压的振幅；</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hint="eastAsia" w:ascii="Cambria Math" w:hAnsi="Cambria Math"/>
              </w:rPr>
              <m:t>c</m:t>
            </m:r>
            <m:r>
              <m:rPr/>
              <w:rPr>
                <w:rFonts w:ascii="Cambria Math" w:hAnsi="Cambria Math"/>
              </w:rPr>
              <m:t>1</m:t>
            </m:r>
            <m:r>
              <m:rPr/>
              <w:rPr>
                <w:rFonts w:hint="eastAsia" w:ascii="Cambria Math" w:hAnsi="Cambria Math"/>
              </w:rPr>
              <m:t>m</m:t>
            </m:r>
            <m:ctrlPr>
              <w:rPr>
                <w:rFonts w:ascii="Cambria Math" w:hAnsi="Cambria Math"/>
                <w:i/>
              </w:rPr>
            </m:ctrlPr>
          </m:sub>
        </m:sSub>
      </m:oMath>
      <w:r>
        <w:rPr>
          <w:rFonts w:hint="eastAsia"/>
        </w:rPr>
        <w:t>为集电极基波电流振幅；</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0</m:t>
            </m:r>
            <m:ctrlPr>
              <w:rPr>
                <w:rFonts w:ascii="Cambria Math" w:hAnsi="Cambria Math"/>
                <w:i/>
              </w:rPr>
            </m:ctrlPr>
          </m:sub>
        </m:sSub>
      </m:oMath>
      <w:r>
        <w:rPr>
          <w:rFonts w:hint="eastAsia"/>
        </w:rPr>
        <w:t>为集电极回路的谐振阻抗。</w:t>
      </w:r>
    </w:p>
    <w:p w14:paraId="54188043">
      <w:pPr>
        <w:spacing w:before="156" w:beforeLines="50" w:after="156" w:afterLines="50"/>
        <w:ind w:firstLine="480" w:firstLineChars="200"/>
        <w:jc w:val="center"/>
        <w:rPr>
          <w:rFonts w:ascii="宋体" w:hAnsi="宋体"/>
          <w:sz w:val="24"/>
        </w:rPr>
      </w:pPr>
      <w:r>
        <w:rPr>
          <w:rFonts w:ascii="宋体" w:hAnsi="宋体"/>
          <w:sz w:val="24"/>
        </w:rPr>
        <w:object>
          <v:shape id="_x0000_i1026" o:spt="75" type="#_x0000_t75" style="height:30pt;width:136.3pt;" o:ole="t" filled="f" o:preferrelative="t" stroked="f" coordsize="21600,21600">
            <v:path/>
            <v:fill on="f" focussize="0,0"/>
            <v:stroke on="f" joinstyle="miter"/>
            <v:imagedata r:id="rId37" o:title=""/>
            <o:lock v:ext="edit" aspectratio="t"/>
            <w10:wrap type="none"/>
            <w10:anchorlock/>
          </v:shape>
          <o:OLEObject Type="Embed" ProgID="Equation.DSMT4" ShapeID="_x0000_i1026" DrawAspect="Content" ObjectID="_1468075726" r:id="rId36">
            <o:LockedField>false</o:LockedField>
          </o:OLEObject>
        </w:object>
      </w:r>
    </w:p>
    <w:p w14:paraId="33BD2D0A">
      <w:pPr>
        <w:spacing w:before="156" w:beforeLines="50" w:after="156" w:afterLines="50"/>
        <w:jc w:val="center"/>
        <w:rPr>
          <w:rFonts w:ascii="宋体" w:hAnsi="宋体"/>
          <w:sz w:val="24"/>
        </w:rPr>
      </w:pPr>
      <w:r>
        <w:rPr>
          <w:rFonts w:ascii="宋体" w:hAnsi="宋体"/>
          <w:sz w:val="24"/>
        </w:rPr>
        <w:object>
          <v:shape id="_x0000_i1027" o:spt="75" type="#_x0000_t75" style="height:17.15pt;width:57.45pt;" o:ole="t" filled="f" o:preferrelative="t" stroked="f" coordsize="21600,21600">
            <v:path/>
            <v:fill on="f" focussize="0,0"/>
            <v:stroke on="f" joinstyle="miter"/>
            <v:imagedata r:id="rId39" o:title=""/>
            <o:lock v:ext="edit" aspectratio="t"/>
            <w10:wrap type="none"/>
            <w10:anchorlock/>
          </v:shape>
          <o:OLEObject Type="Embed" ProgID="Equation.DSMT4" ShapeID="_x0000_i1027" DrawAspect="Content" ObjectID="_1468075727" r:id="rId38">
            <o:LockedField>false</o:LockedField>
          </o:OLEObject>
        </w:object>
      </w:r>
    </w:p>
    <w:p w14:paraId="621BDED6">
      <w:pPr>
        <w:spacing w:before="156" w:beforeLines="50" w:after="156" w:afterLines="50"/>
        <w:rPr>
          <w:rFonts w:ascii="宋体" w:hAnsi="宋体"/>
          <w:sz w:val="24"/>
        </w:rPr>
      </w:pPr>
      <w:r>
        <w:rPr>
          <w:rFonts w:ascii="宋体" w:hAnsi="宋体"/>
          <w:sz w:val="24"/>
        </w:rPr>
        <w:pict>
          <v:shape id="_x0000_s1026" o:spid="_x0000_s1026" o:spt="75" type="#_x0000_t75" style="position:absolute;left:0pt;margin-left:175.8pt;margin-top:0pt;height:26.4pt;width:63.6pt;mso-wrap-distance-bottom:0pt;mso-wrap-distance-left:9pt;mso-wrap-distance-right:9pt;mso-wrap-distance-top:0pt;z-index:251665408;mso-width-relative:page;mso-height-relative:page;" o:ole="t" filled="f" o:preferrelative="t" stroked="f" coordsize="21600,21600">
            <v:path/>
            <v:fill on="f" focussize="0,0"/>
            <v:stroke on="f" joinstyle="miter"/>
            <v:imagedata r:id="rId41" o:title=""/>
            <o:lock v:ext="edit" aspectratio="t"/>
            <w10:wrap type="square" side="right"/>
          </v:shape>
          <o:OLEObject Type="Embed" ProgID="Equation.DSMT4" ShapeID="_x0000_s1026" DrawAspect="Content" ObjectID="_1468075728" r:id="rId40">
            <o:LockedField>false</o:LockedField>
          </o:OLEObject>
        </w:pict>
      </w:r>
    </w:p>
    <w:p w14:paraId="6CFC213F">
      <w:pPr>
        <w:spacing w:before="156" w:beforeLines="50" w:after="156" w:afterLines="50"/>
        <w:rPr>
          <w:rFonts w:ascii="宋体" w:hAnsi="宋体"/>
          <w:sz w:val="24"/>
        </w:rPr>
      </w:pPr>
    </w:p>
    <w:p w14:paraId="2FD5B663">
      <w:pPr>
        <w:pStyle w:val="22"/>
      </w:pPr>
      <w:r>
        <w:rPr>
          <w:rFonts w:hint="eastAsia"/>
        </w:rPr>
        <w:t>式中，PC为集电极输出功率，PD为电源VCC供给的直流功率；ICO为集电极电流脉冲iC的直流分量。</w:t>
      </w:r>
      <w:r>
        <w:rPr>
          <w:position w:val="-10"/>
        </w:rPr>
        <w:object>
          <v:shape id="_x0000_i1028" o:spt="75" type="#_x0000_t75" style="height:13.7pt;width:10.3pt;" o:ole="t" filled="f" o:preferrelative="t" stroked="f" coordsize="21600,21600">
            <v:path/>
            <v:fill on="f" focussize="0,0"/>
            <v:stroke on="f" joinstyle="miter"/>
            <v:imagedata r:id="rId43" o:title=""/>
            <o:lock v:ext="edit" aspectratio="t"/>
            <w10:wrap type="none"/>
            <w10:anchorlock/>
          </v:shape>
          <o:OLEObject Type="Embed" ProgID="Equation.DSMT4" ShapeID="_x0000_i1028" DrawAspect="Content" ObjectID="_1468075729" r:id="rId42">
            <o:LockedField>false</o:LockedField>
          </o:OLEObject>
        </w:object>
      </w:r>
      <w:r>
        <w:rPr>
          <w:rFonts w:hint="eastAsia"/>
        </w:rPr>
        <w:t>为放大器的效率。</w:t>
      </w:r>
    </w:p>
    <w:p w14:paraId="1C503A1B">
      <w:pPr>
        <w:spacing w:before="156" w:beforeLines="50" w:after="156" w:afterLines="50"/>
        <w:jc w:val="center"/>
        <w:rPr>
          <w:rFonts w:ascii="宋体" w:hAnsi="宋体"/>
          <w:sz w:val="24"/>
        </w:rPr>
      </w:pPr>
      <w:r>
        <w:rPr>
          <w:rFonts w:ascii="宋体" w:hAnsi="宋体"/>
          <w:sz w:val="24"/>
        </w:rPr>
        <w:drawing>
          <wp:inline distT="0" distB="0" distL="0" distR="0">
            <wp:extent cx="2216150" cy="2167255"/>
            <wp:effectExtent l="0" t="0" r="0" b="4445"/>
            <wp:docPr id="62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6" name="Picture 2"/>
                    <pic:cNvPicPr>
                      <a:picLocks noChangeAspect="1" noChangeArrowheads="1"/>
                    </pic:cNvPicPr>
                  </pic:nvPicPr>
                  <pic:blipFill>
                    <a:blip r:embed="rId44">
                      <a:extLst>
                        <a:ext uri="{28A0092B-C50C-407E-A947-70E740481C1C}">
                          <a14:useLocalDpi xmlns:a14="http://schemas.microsoft.com/office/drawing/2010/main" val="0"/>
                        </a:ext>
                      </a:extLst>
                    </a:blip>
                    <a:srcRect b="50713"/>
                    <a:stretch>
                      <a:fillRect/>
                    </a:stretch>
                  </pic:blipFill>
                  <pic:spPr>
                    <a:xfrm>
                      <a:off x="0" y="0"/>
                      <a:ext cx="2233683" cy="2184548"/>
                    </a:xfrm>
                    <a:prstGeom prst="rect">
                      <a:avLst/>
                    </a:prstGeom>
                    <a:noFill/>
                    <a:ln>
                      <a:noFill/>
                    </a:ln>
                  </pic:spPr>
                </pic:pic>
              </a:graphicData>
            </a:graphic>
          </wp:inline>
        </w:drawing>
      </w:r>
      <w:r>
        <w:rPr>
          <w:rFonts w:ascii="宋体" w:hAnsi="宋体"/>
          <w:sz w:val="24"/>
        </w:rPr>
        <w:drawing>
          <wp:inline distT="0" distB="0" distL="0" distR="0">
            <wp:extent cx="2108200" cy="2109470"/>
            <wp:effectExtent l="0" t="0" r="0" b="0"/>
            <wp:docPr id="417078895" name="图片 417078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78895" name="图片 417078895"/>
                    <pic:cNvPicPr>
                      <a:picLocks noChangeAspect="1" noChangeArrowheads="1"/>
                    </pic:cNvPicPr>
                  </pic:nvPicPr>
                  <pic:blipFill>
                    <a:blip r:embed="rId44">
                      <a:extLst>
                        <a:ext uri="{28A0092B-C50C-407E-A947-70E740481C1C}">
                          <a14:useLocalDpi xmlns:a14="http://schemas.microsoft.com/office/drawing/2010/main" val="0"/>
                        </a:ext>
                      </a:extLst>
                    </a:blip>
                    <a:srcRect t="49560"/>
                    <a:stretch>
                      <a:fillRect/>
                    </a:stretch>
                  </pic:blipFill>
                  <pic:spPr>
                    <a:xfrm>
                      <a:off x="0" y="0"/>
                      <a:ext cx="2109830" cy="2111713"/>
                    </a:xfrm>
                    <a:prstGeom prst="rect">
                      <a:avLst/>
                    </a:prstGeom>
                    <a:noFill/>
                    <a:ln>
                      <a:noFill/>
                    </a:ln>
                  </pic:spPr>
                </pic:pic>
              </a:graphicData>
            </a:graphic>
          </wp:inline>
        </w:drawing>
      </w:r>
    </w:p>
    <w:p w14:paraId="6D95A032">
      <w:pPr>
        <w:spacing w:before="156" w:beforeLines="50" w:after="156" w:afterLines="50"/>
        <w:jc w:val="center"/>
        <w:rPr>
          <w:rFonts w:ascii="宋体" w:hAnsi="宋体"/>
          <w:sz w:val="24"/>
        </w:rPr>
      </w:pPr>
      <w:r>
        <w:rPr>
          <w:rFonts w:hint="eastAsia" w:ascii="宋体" w:hAnsi="宋体"/>
          <w:sz w:val="24"/>
        </w:rPr>
        <w:t>图4</w:t>
      </w:r>
      <w:r>
        <w:rPr>
          <w:rFonts w:ascii="宋体" w:hAnsi="宋体"/>
          <w:sz w:val="24"/>
        </w:rPr>
        <w:t xml:space="preserve">-3 </w:t>
      </w:r>
      <w:r>
        <w:rPr>
          <w:rFonts w:hint="eastAsia" w:ascii="宋体" w:hAnsi="宋体"/>
          <w:sz w:val="24"/>
        </w:rPr>
        <w:t>丙类功放的基极/集电极电流和电压波形</w:t>
      </w:r>
    </w:p>
    <w:p w14:paraId="28B70627">
      <w:pPr>
        <w:spacing w:before="156" w:beforeLines="50" w:after="156" w:afterLines="50"/>
        <w:rPr>
          <w:rFonts w:ascii="宋体" w:hAnsi="宋体"/>
          <w:sz w:val="24"/>
        </w:rPr>
      </w:pPr>
      <w:r>
        <w:rPr>
          <w:rFonts w:hint="eastAsia" w:ascii="宋体" w:hAnsi="宋体"/>
          <w:sz w:val="24"/>
        </w:rPr>
        <w:t>（2）负载特性</w:t>
      </w:r>
    </w:p>
    <w:p w14:paraId="1073D286">
      <w:pPr>
        <w:pStyle w:val="22"/>
        <w:ind w:firstLine="480" w:firstLineChars="200"/>
      </w:pPr>
      <w:r>
        <w:rPr>
          <w:rFonts w:hint="eastAsia"/>
        </w:rPr>
        <w:t>当放大器的电源电压＋VCC，基极偏压Vb,输入电压(或称激励电压)Vsm确定后，如果电流导通角选定，则放大器的工作状态只取决于集电极回路的等效负载电阻Rq。谐振功率放大器的交流负载特性如图4</w:t>
      </w:r>
      <w:r>
        <w:t>-</w:t>
      </w:r>
      <w:r>
        <w:rPr>
          <w:rFonts w:hint="eastAsia"/>
        </w:rPr>
        <w:t>4所示。</w:t>
      </w:r>
    </w:p>
    <w:p w14:paraId="778E6699">
      <w:pPr>
        <w:spacing w:before="156" w:beforeLines="50" w:after="156" w:afterLines="50"/>
        <w:ind w:firstLine="480" w:firstLineChars="200"/>
        <w:jc w:val="center"/>
        <w:rPr>
          <w:rFonts w:ascii="宋体" w:hAnsi="宋体"/>
          <w:sz w:val="24"/>
        </w:rPr>
      </w:pPr>
      <w:r>
        <w:rPr>
          <w:rFonts w:ascii="宋体" w:hAnsi="宋体"/>
          <w:sz w:val="24"/>
        </w:rPr>
        <w:drawing>
          <wp:inline distT="0" distB="0" distL="0" distR="0">
            <wp:extent cx="3153410" cy="2346960"/>
            <wp:effectExtent l="0" t="0" r="8890" b="2540"/>
            <wp:docPr id="17630435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43595" name="图片 2"/>
                    <pic:cNvPicPr>
                      <a:picLocks noChangeAspect="1" noChangeArrowheads="1"/>
                    </pic:cNvPicPr>
                  </pic:nvPicPr>
                  <pic:blipFill>
                    <a:blip r:embed="rId45">
                      <a:extLst>
                        <a:ext uri="{28A0092B-C50C-407E-A947-70E740481C1C}">
                          <a14:useLocalDpi xmlns:a14="http://schemas.microsoft.com/office/drawing/2010/main" val="0"/>
                        </a:ext>
                      </a:extLst>
                    </a:blip>
                    <a:srcRect b="12376"/>
                    <a:stretch>
                      <a:fillRect/>
                    </a:stretch>
                  </pic:blipFill>
                  <pic:spPr>
                    <a:xfrm>
                      <a:off x="0" y="0"/>
                      <a:ext cx="3160408" cy="2351723"/>
                    </a:xfrm>
                    <a:prstGeom prst="rect">
                      <a:avLst/>
                    </a:prstGeom>
                    <a:noFill/>
                    <a:ln>
                      <a:noFill/>
                    </a:ln>
                  </pic:spPr>
                </pic:pic>
              </a:graphicData>
            </a:graphic>
          </wp:inline>
        </w:drawing>
      </w:r>
    </w:p>
    <w:p w14:paraId="6913398D">
      <w:pPr>
        <w:spacing w:before="156" w:beforeLines="50" w:after="156" w:afterLines="50"/>
        <w:ind w:firstLine="480" w:firstLineChars="200"/>
        <w:jc w:val="center"/>
        <w:rPr>
          <w:rFonts w:ascii="宋体" w:hAnsi="宋体"/>
          <w:sz w:val="24"/>
        </w:rPr>
      </w:pPr>
      <w:r>
        <w:rPr>
          <w:rFonts w:hint="eastAsia" w:ascii="宋体" w:hAnsi="宋体"/>
          <w:sz w:val="24"/>
        </w:rPr>
        <w:t>图4</w:t>
      </w:r>
      <w:r>
        <w:rPr>
          <w:rFonts w:ascii="宋体" w:hAnsi="宋体"/>
          <w:sz w:val="24"/>
        </w:rPr>
        <w:t xml:space="preserve">-4 </w:t>
      </w:r>
      <w:r>
        <w:rPr>
          <w:rFonts w:hint="eastAsia" w:ascii="宋体" w:hAnsi="宋体"/>
          <w:sz w:val="24"/>
        </w:rPr>
        <w:t>谐振功放的负载特性</w:t>
      </w:r>
    </w:p>
    <w:p w14:paraId="4B08D915">
      <w:pPr>
        <w:spacing w:before="156" w:beforeLines="50" w:after="156" w:afterLines="50"/>
        <w:ind w:firstLine="480" w:firstLineChars="200"/>
        <w:rPr>
          <w:rFonts w:ascii="宋体" w:hAnsi="宋体"/>
          <w:sz w:val="24"/>
        </w:rPr>
      </w:pPr>
      <w:r>
        <w:rPr>
          <w:rStyle w:val="21"/>
          <w:rFonts w:hint="eastAsia"/>
        </w:rPr>
        <w:t>由图可见，当交流负载线正好穿过静态特性转移点A时，管子的集电极电压正好等于管子的饱和压降VCES，集电极电流脉冲接近最大值Icm。此时，集电极输出的功率PC和效率</w:t>
      </w:r>
      <m:oMath>
        <m:r>
          <m:rPr/>
          <w:rPr>
            <w:rStyle w:val="21"/>
            <w:rFonts w:ascii="Cambria Math" w:hAnsi="Cambria Math"/>
          </w:rPr>
          <m:t>η</m:t>
        </m:r>
      </m:oMath>
      <w:r>
        <w:rPr>
          <w:rStyle w:val="21"/>
          <w:rFonts w:hint="eastAsia"/>
        </w:rPr>
        <w:t>都较高，此时放大器处于临界工作状态。Rq所对应的值称为最佳负载电阻，用R0表示，即当Rq&lt;R0时，放大器处于欠压状态，如C点所示，集电极输出电流虽然较大，但集电极电压较小，因此输出功率和效率都较小。当Rq&gt;R0时，放大器处于过压状态，如B点所示，集电极电压虽然比较大，但集电极电流波形有凹陷，因此输出功率较低，但效率较高。为了兼顾输出功率和效率</w:t>
      </w:r>
      <w:r>
        <w:rPr>
          <w:rFonts w:hint="eastAsia" w:ascii="宋体" w:hAnsi="宋体"/>
          <w:sz w:val="24"/>
        </w:rPr>
        <w:t>的要求，谐振功率放大器通常选择在临界工作状态。判断放大器是否为临界工作状态的条件是：</w:t>
      </w:r>
      <m:oMath>
        <m:sSub>
          <m:sSubPr>
            <m:ctrlPr>
              <w:rPr>
                <w:rFonts w:ascii="Cambria Math" w:hAnsi="Cambria Math"/>
                <w:i/>
                <w:sz w:val="24"/>
              </w:rPr>
            </m:ctrlPr>
          </m:sSubPr>
          <m:e>
            <m:r>
              <m:rPr/>
              <w:rPr>
                <w:rFonts w:ascii="Cambria Math" w:hAnsi="Cambria Math"/>
                <w:sz w:val="24"/>
              </w:rPr>
              <m:t>V</m:t>
            </m:r>
            <m:ctrlPr>
              <w:rPr>
                <w:rFonts w:ascii="Cambria Math" w:hAnsi="Cambria Math"/>
                <w:i/>
                <w:sz w:val="24"/>
              </w:rPr>
            </m:ctrlPr>
          </m:e>
          <m:sub>
            <m:r>
              <m:rPr/>
              <w:rPr>
                <w:rFonts w:hint="eastAsia" w:ascii="Cambria Math" w:hAnsi="Cambria Math"/>
                <w:sz w:val="24"/>
              </w:rPr>
              <m:t>cc</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V</m:t>
            </m:r>
            <m:ctrlPr>
              <w:rPr>
                <w:rFonts w:ascii="Cambria Math" w:hAnsi="Cambria Math"/>
                <w:i/>
                <w:sz w:val="24"/>
              </w:rPr>
            </m:ctrlPr>
          </m:e>
          <m:sub>
            <m:r>
              <m:rPr/>
              <w:rPr>
                <w:rFonts w:hint="eastAsia" w:ascii="Cambria Math" w:hAnsi="Cambria Math"/>
                <w:sz w:val="24"/>
              </w:rPr>
              <m:t>cm</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V</m:t>
            </m:r>
            <m:ctrlPr>
              <w:rPr>
                <w:rFonts w:ascii="Cambria Math" w:hAnsi="Cambria Math"/>
                <w:i/>
                <w:sz w:val="24"/>
              </w:rPr>
            </m:ctrlPr>
          </m:e>
          <m:sub>
            <m:r>
              <m:rPr/>
              <w:rPr>
                <w:rFonts w:hint="eastAsia" w:ascii="Cambria Math" w:hAnsi="Cambria Math"/>
                <w:sz w:val="24"/>
              </w:rPr>
              <m:t>ces</m:t>
            </m:r>
            <m:ctrlPr>
              <w:rPr>
                <w:rFonts w:ascii="Cambria Math" w:hAnsi="Cambria Math"/>
                <w:i/>
                <w:sz w:val="24"/>
              </w:rPr>
            </m:ctrlPr>
          </m:sub>
        </m:sSub>
      </m:oMath>
      <w:r>
        <w:rPr>
          <w:rFonts w:hint="eastAsia" w:ascii="宋体" w:hAnsi="宋体"/>
          <w:sz w:val="24"/>
        </w:rPr>
        <w:t>。</w:t>
      </w:r>
    </w:p>
    <w:p w14:paraId="6AD0DC36">
      <w:pPr>
        <w:pStyle w:val="20"/>
      </w:pPr>
      <w:r>
        <w:rPr>
          <w:rFonts w:hint="eastAsia"/>
        </w:rPr>
        <w:t>五、实验步骤</w:t>
      </w:r>
    </w:p>
    <w:p w14:paraId="08BE5D8F">
      <w:pPr>
        <w:spacing w:before="156" w:beforeLines="50" w:after="156" w:afterLines="50"/>
        <w:rPr>
          <w:rFonts w:ascii="宋体" w:hAnsi="宋体"/>
          <w:sz w:val="24"/>
        </w:rPr>
      </w:pPr>
      <w:r>
        <w:rPr>
          <w:rFonts w:hint="eastAsia" w:ascii="宋体" w:hAnsi="宋体"/>
          <w:sz w:val="24"/>
        </w:rPr>
        <w:t>1、模块关电，按图4</w:t>
      </w:r>
      <w:r>
        <w:rPr>
          <w:rFonts w:ascii="宋体" w:hAnsi="宋体"/>
          <w:sz w:val="24"/>
        </w:rPr>
        <w:t>-</w:t>
      </w:r>
      <w:r>
        <w:rPr>
          <w:rFonts w:hint="eastAsia" w:ascii="宋体" w:hAnsi="宋体"/>
          <w:sz w:val="24"/>
        </w:rPr>
        <w:t>5所示进行连线</w:t>
      </w:r>
    </w:p>
    <w:p w14:paraId="723BF981">
      <w:pPr>
        <w:spacing w:before="156" w:beforeLines="50" w:after="156" w:afterLines="50"/>
        <w:jc w:val="center"/>
        <w:rPr>
          <w:rFonts w:ascii="宋体" w:hAnsi="宋体"/>
          <w:sz w:val="24"/>
        </w:rPr>
      </w:pPr>
      <w:r>
        <w:rPr>
          <w:rFonts w:hint="eastAsia" w:ascii="宋体" w:hAnsi="宋体"/>
          <w:sz w:val="24"/>
        </w:rPr>
        <w:drawing>
          <wp:inline distT="0" distB="0" distL="0" distR="0">
            <wp:extent cx="3230880" cy="1644015"/>
            <wp:effectExtent l="0" t="0" r="7620" b="6985"/>
            <wp:docPr id="1326647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47209" name="图片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3233816" cy="1645577"/>
                    </a:xfrm>
                    <a:prstGeom prst="rect">
                      <a:avLst/>
                    </a:prstGeom>
                    <a:noFill/>
                    <a:ln>
                      <a:noFill/>
                    </a:ln>
                  </pic:spPr>
                </pic:pic>
              </a:graphicData>
            </a:graphic>
          </wp:inline>
        </w:drawing>
      </w:r>
    </w:p>
    <w:p w14:paraId="691AA9AA">
      <w:pPr>
        <w:spacing w:before="156" w:beforeLines="50" w:after="156" w:afterLines="50"/>
        <w:jc w:val="center"/>
        <w:rPr>
          <w:rFonts w:ascii="宋体" w:hAnsi="宋体"/>
          <w:sz w:val="24"/>
        </w:rPr>
      </w:pPr>
      <w:r>
        <w:rPr>
          <w:rFonts w:hint="eastAsia" w:ascii="宋体" w:hAnsi="宋体"/>
          <w:sz w:val="24"/>
        </w:rPr>
        <w:t>图4</w:t>
      </w:r>
      <w:r>
        <w:rPr>
          <w:rFonts w:ascii="宋体" w:hAnsi="宋体"/>
          <w:sz w:val="24"/>
        </w:rPr>
        <w:t>-</w:t>
      </w:r>
      <w:r>
        <w:rPr>
          <w:rFonts w:hint="eastAsia" w:ascii="宋体" w:hAnsi="宋体"/>
          <w:sz w:val="24"/>
        </w:rPr>
        <w:t>5 非线性丙类功率放大电路连线框图</w:t>
      </w:r>
    </w:p>
    <w:p w14:paraId="19467E83">
      <w:pPr>
        <w:pStyle w:val="22"/>
      </w:pPr>
      <w:r>
        <w:rPr>
          <w:rFonts w:hint="eastAsia"/>
        </w:rPr>
        <w:t>2、模块开电，在8号模块的前置放大电路输入端P5处输入频率f＝10.7MHz（测试点TP7，VTP7p-p≈200mV）的高频正弦信号，S1设置为“0000”。</w:t>
      </w:r>
    </w:p>
    <w:p w14:paraId="40701A3E">
      <w:pPr>
        <w:pStyle w:val="22"/>
        <w:ind w:firstLine="480" w:firstLineChars="200"/>
      </w:pPr>
      <w:r>
        <w:rPr>
          <w:rFonts w:hint="eastAsia"/>
        </w:rPr>
        <w:t>电路谐振状态的调整方法一：调节中周T5，使TP15处信号峰峰值约为3V。调节T6，使功放输出TP9幅度最大且尽量不失真。</w:t>
      </w:r>
    </w:p>
    <w:p w14:paraId="27AB8E46">
      <w:pPr>
        <w:pStyle w:val="22"/>
      </w:pPr>
      <w:r>
        <w:rPr>
          <w:rFonts w:hint="eastAsia"/>
        </w:rPr>
        <w:t>电路谐振状态的调整方法二：调节中周T5，使TP15处信号峰峰值最大。调节T6，使功放输出TP9幅度最大且尽量不失真。</w:t>
      </w:r>
    </w:p>
    <w:p w14:paraId="7B7DCD6C">
      <w:pPr>
        <w:pStyle w:val="22"/>
        <w:ind w:firstLine="240" w:firstLineChars="100"/>
      </w:pPr>
      <w:r>
        <w:rPr>
          <w:rFonts w:hint="eastAsia"/>
        </w:rPr>
        <w:t>（1）调谐特性的测试</w:t>
      </w:r>
    </w:p>
    <w:p w14:paraId="243E98B4">
      <w:pPr>
        <w:pStyle w:val="22"/>
      </w:pPr>
      <w:r>
        <w:rPr>
          <w:rFonts w:hint="eastAsia"/>
        </w:rPr>
        <w:t>将S1设为“0000”，以0.5MHz为步进从9MHz～15MHz改变输入信号频率，记录TP9处的输出幅度，填入表4</w:t>
      </w:r>
      <w:r>
        <w:t>-</w:t>
      </w:r>
      <w:r>
        <w:rPr>
          <w:rFonts w:hint="eastAsia"/>
        </w:rPr>
        <w:t>1。</w:t>
      </w:r>
    </w:p>
    <w:p w14:paraId="48D3AA48">
      <w:pPr>
        <w:spacing w:before="156" w:beforeLines="50" w:after="156" w:afterLines="50"/>
        <w:jc w:val="center"/>
        <w:rPr>
          <w:rFonts w:ascii="宋体" w:hAnsi="宋体"/>
          <w:sz w:val="24"/>
        </w:rPr>
      </w:pPr>
      <w:r>
        <w:rPr>
          <w:rFonts w:hint="eastAsia" w:ascii="宋体" w:hAnsi="宋体"/>
          <w:sz w:val="24"/>
        </w:rPr>
        <w:t>表4</w:t>
      </w:r>
      <w:r>
        <w:rPr>
          <w:rFonts w:ascii="宋体" w:hAnsi="宋体"/>
          <w:sz w:val="24"/>
        </w:rPr>
        <w:t xml:space="preserve">-1 </w:t>
      </w:r>
      <w:r>
        <w:rPr>
          <w:rFonts w:hint="eastAsia" w:ascii="宋体" w:hAnsi="宋体"/>
          <w:sz w:val="24"/>
        </w:rPr>
        <w:t>调谐特性测试数据记载表</w:t>
      </w:r>
    </w:p>
    <w:tbl>
      <w:tblPr>
        <w:tblStyle w:val="13"/>
        <w:tblW w:w="8519" w:type="dxa"/>
        <w:jc w:val="center"/>
        <w:tblLayout w:type="autofit"/>
        <w:tblCellMar>
          <w:top w:w="0" w:type="dxa"/>
          <w:left w:w="0" w:type="dxa"/>
          <w:bottom w:w="0" w:type="dxa"/>
          <w:right w:w="0" w:type="dxa"/>
        </w:tblCellMar>
      </w:tblPr>
      <w:tblGrid>
        <w:gridCol w:w="1150"/>
        <w:gridCol w:w="411"/>
        <w:gridCol w:w="707"/>
        <w:gridCol w:w="560"/>
        <w:gridCol w:w="855"/>
        <w:gridCol w:w="855"/>
        <w:gridCol w:w="855"/>
        <w:gridCol w:w="855"/>
        <w:gridCol w:w="855"/>
        <w:gridCol w:w="855"/>
        <w:gridCol w:w="561"/>
      </w:tblGrid>
      <w:tr w14:paraId="666422B5">
        <w:tblPrEx>
          <w:tblCellMar>
            <w:top w:w="0" w:type="dxa"/>
            <w:left w:w="0" w:type="dxa"/>
            <w:bottom w:w="0" w:type="dxa"/>
            <w:right w:w="0" w:type="dxa"/>
          </w:tblCellMar>
        </w:tblPrEx>
        <w:trPr>
          <w:trHeight w:val="0" w:hRule="atLeast"/>
          <w:tblHeader/>
          <w:jc w:val="center"/>
        </w:trPr>
        <w:tc>
          <w:tcPr>
            <w:tcW w:w="115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01BA3763">
            <w:pPr>
              <w:snapToGrid w:val="0"/>
              <w:spacing w:before="156" w:beforeLines="50" w:after="156" w:afterLines="50"/>
              <w:rPr>
                <w:rFonts w:hint="default" w:ascii="宋体" w:hAnsi="宋体" w:eastAsia="宋体"/>
                <w:sz w:val="24"/>
                <w:lang w:val="en-US" w:eastAsia="zh-CN"/>
              </w:rPr>
            </w:pPr>
            <w:r>
              <w:rPr>
                <w:rFonts w:hint="eastAsia" w:ascii="宋体" w:hAnsi="宋体"/>
                <w:sz w:val="24"/>
                <w:lang w:val="en-US" w:eastAsia="zh-CN"/>
              </w:rPr>
              <w:t>fi/MHz</w:t>
            </w:r>
          </w:p>
        </w:tc>
        <w:tc>
          <w:tcPr>
            <w:tcW w:w="411"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FEB7AFF">
            <w:pPr>
              <w:snapToGrid w:val="0"/>
              <w:spacing w:before="156" w:beforeLines="50" w:after="156" w:afterLines="50"/>
              <w:rPr>
                <w:rFonts w:ascii="宋体" w:hAnsi="宋体"/>
                <w:sz w:val="24"/>
              </w:rPr>
            </w:pPr>
            <w:r>
              <w:rPr>
                <w:rFonts w:ascii="宋体" w:hAnsi="宋体"/>
                <w:sz w:val="24"/>
              </w:rPr>
              <w:t>9</w:t>
            </w:r>
          </w:p>
        </w:tc>
        <w:tc>
          <w:tcPr>
            <w:tcW w:w="707"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67DA8505">
            <w:pPr>
              <w:snapToGrid w:val="0"/>
              <w:spacing w:before="156" w:beforeLines="50" w:after="156" w:afterLines="50"/>
              <w:rPr>
                <w:rFonts w:ascii="宋体" w:hAnsi="宋体"/>
                <w:sz w:val="24"/>
              </w:rPr>
            </w:pPr>
            <w:r>
              <w:rPr>
                <w:rFonts w:ascii="宋体" w:hAnsi="宋体"/>
                <w:sz w:val="24"/>
              </w:rPr>
              <w:t>9.5</w:t>
            </w:r>
          </w:p>
        </w:tc>
        <w:tc>
          <w:tcPr>
            <w:tcW w:w="56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452DEF60">
            <w:pPr>
              <w:snapToGrid w:val="0"/>
              <w:spacing w:before="156" w:beforeLines="50" w:after="156" w:afterLines="50"/>
              <w:rPr>
                <w:rFonts w:ascii="宋体" w:hAnsi="宋体"/>
                <w:sz w:val="24"/>
              </w:rPr>
            </w:pPr>
            <w:r>
              <w:rPr>
                <w:rFonts w:ascii="宋体" w:hAnsi="宋体"/>
                <w:sz w:val="24"/>
              </w:rPr>
              <w:t>10</w:t>
            </w:r>
          </w:p>
        </w:tc>
        <w:tc>
          <w:tcPr>
            <w:tcW w:w="855"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0E45188F">
            <w:pPr>
              <w:snapToGrid w:val="0"/>
              <w:spacing w:before="156" w:beforeLines="50" w:after="156" w:afterLines="50"/>
              <w:rPr>
                <w:rFonts w:ascii="宋体" w:hAnsi="宋体"/>
                <w:sz w:val="24"/>
              </w:rPr>
            </w:pPr>
            <w:r>
              <w:rPr>
                <w:rFonts w:ascii="宋体" w:hAnsi="宋体"/>
                <w:sz w:val="24"/>
              </w:rPr>
              <w:t>10.</w:t>
            </w:r>
            <w:r>
              <w:rPr>
                <w:rFonts w:hint="eastAsia" w:ascii="宋体" w:hAnsi="宋体"/>
                <w:sz w:val="24"/>
                <w:lang w:val="en-US" w:eastAsia="zh-CN"/>
              </w:rPr>
              <w:t>3</w:t>
            </w:r>
          </w:p>
        </w:tc>
        <w:tc>
          <w:tcPr>
            <w:tcW w:w="855"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0BCBE1E5">
            <w:pPr>
              <w:snapToGrid w:val="0"/>
              <w:spacing w:before="156" w:beforeLines="50" w:after="156" w:afterLines="50"/>
              <w:rPr>
                <w:rFonts w:ascii="宋体" w:hAnsi="宋体"/>
                <w:sz w:val="24"/>
              </w:rPr>
            </w:pPr>
            <w:r>
              <w:rPr>
                <w:rFonts w:hint="eastAsia" w:ascii="宋体" w:hAnsi="宋体"/>
                <w:sz w:val="24"/>
                <w:lang w:val="en-US" w:eastAsia="zh-CN"/>
              </w:rPr>
              <w:t>10.5</w:t>
            </w:r>
          </w:p>
        </w:tc>
        <w:tc>
          <w:tcPr>
            <w:tcW w:w="855"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27A5CDA8">
            <w:pPr>
              <w:snapToGrid w:val="0"/>
              <w:spacing w:before="156" w:beforeLines="50" w:after="156" w:afterLines="50"/>
              <w:rPr>
                <w:rFonts w:ascii="宋体" w:hAnsi="宋体"/>
                <w:sz w:val="24"/>
              </w:rPr>
            </w:pPr>
            <w:r>
              <w:rPr>
                <w:rFonts w:ascii="宋体" w:hAnsi="宋体"/>
                <w:sz w:val="24"/>
              </w:rPr>
              <w:t>1</w:t>
            </w:r>
            <w:r>
              <w:rPr>
                <w:rFonts w:hint="eastAsia" w:ascii="宋体" w:hAnsi="宋体"/>
                <w:sz w:val="24"/>
                <w:lang w:val="en-US" w:eastAsia="zh-CN"/>
              </w:rPr>
              <w:t>0.7</w:t>
            </w:r>
          </w:p>
        </w:tc>
        <w:tc>
          <w:tcPr>
            <w:tcW w:w="855"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1ECF7A1A">
            <w:pPr>
              <w:snapToGrid w:val="0"/>
              <w:spacing w:before="156" w:beforeLines="50" w:after="156" w:afterLines="50"/>
              <w:rPr>
                <w:rFonts w:ascii="宋体" w:hAnsi="宋体"/>
                <w:sz w:val="24"/>
              </w:rPr>
            </w:pPr>
            <w:r>
              <w:rPr>
                <w:rFonts w:ascii="宋体" w:hAnsi="宋体"/>
                <w:sz w:val="24"/>
              </w:rPr>
              <w:t>1</w:t>
            </w:r>
            <w:r>
              <w:rPr>
                <w:rFonts w:hint="eastAsia" w:ascii="宋体" w:hAnsi="宋体"/>
                <w:sz w:val="24"/>
                <w:lang w:val="en-US" w:eastAsia="zh-CN"/>
              </w:rPr>
              <w:t>1</w:t>
            </w:r>
          </w:p>
        </w:tc>
        <w:tc>
          <w:tcPr>
            <w:tcW w:w="855"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07D4B458">
            <w:pPr>
              <w:snapToGrid w:val="0"/>
              <w:spacing w:before="156" w:beforeLines="50" w:after="156" w:afterLines="50"/>
              <w:rPr>
                <w:rFonts w:hint="default" w:ascii="宋体" w:hAnsi="宋体" w:eastAsia="宋体"/>
                <w:sz w:val="24"/>
                <w:lang w:val="en-US" w:eastAsia="zh-CN"/>
              </w:rPr>
            </w:pPr>
            <w:r>
              <w:rPr>
                <w:rFonts w:hint="eastAsia" w:ascii="宋体" w:hAnsi="宋体"/>
                <w:sz w:val="24"/>
                <w:lang w:val="en-US" w:eastAsia="zh-CN"/>
              </w:rPr>
              <w:t>11.3</w:t>
            </w:r>
          </w:p>
        </w:tc>
        <w:tc>
          <w:tcPr>
            <w:tcW w:w="855"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2F4FE2E7">
            <w:pPr>
              <w:snapToGrid w:val="0"/>
              <w:spacing w:before="156" w:beforeLines="50" w:after="156" w:afterLines="50"/>
              <w:rPr>
                <w:rFonts w:hint="default" w:ascii="宋体" w:hAnsi="宋体" w:eastAsia="宋体"/>
                <w:sz w:val="24"/>
                <w:lang w:val="en-US" w:eastAsia="zh-CN"/>
              </w:rPr>
            </w:pPr>
            <w:r>
              <w:rPr>
                <w:rFonts w:hint="eastAsia" w:ascii="宋体" w:hAnsi="宋体"/>
                <w:sz w:val="24"/>
                <w:lang w:val="en-US" w:eastAsia="zh-CN"/>
              </w:rPr>
              <w:t>11.5</w:t>
            </w:r>
          </w:p>
        </w:tc>
        <w:tc>
          <w:tcPr>
            <w:tcW w:w="561"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0E9AC647">
            <w:pPr>
              <w:snapToGrid w:val="0"/>
              <w:spacing w:before="156" w:beforeLines="50" w:after="156" w:afterLines="50"/>
              <w:rPr>
                <w:rFonts w:hint="default" w:ascii="宋体" w:hAnsi="宋体"/>
                <w:sz w:val="24"/>
                <w:lang w:val="en-US" w:eastAsia="zh-CN"/>
              </w:rPr>
            </w:pPr>
            <w:r>
              <w:rPr>
                <w:rFonts w:hint="eastAsia" w:ascii="宋体" w:hAnsi="宋体"/>
                <w:sz w:val="24"/>
                <w:lang w:val="en-US" w:eastAsia="zh-CN"/>
              </w:rPr>
              <w:t>12</w:t>
            </w:r>
          </w:p>
        </w:tc>
      </w:tr>
      <w:tr w14:paraId="7C896FBB">
        <w:tblPrEx>
          <w:tblCellMar>
            <w:top w:w="0" w:type="dxa"/>
            <w:left w:w="0" w:type="dxa"/>
            <w:bottom w:w="0" w:type="dxa"/>
            <w:right w:w="0" w:type="dxa"/>
          </w:tblCellMar>
        </w:tblPrEx>
        <w:trPr>
          <w:trHeight w:val="0" w:hRule="atLeast"/>
          <w:tblHeader/>
          <w:jc w:val="center"/>
        </w:trPr>
        <w:tc>
          <w:tcPr>
            <w:tcW w:w="115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4F5ABC62">
            <w:pPr>
              <w:snapToGrid w:val="0"/>
              <w:spacing w:before="156" w:beforeLines="50" w:after="156" w:afterLines="50"/>
              <w:rPr>
                <w:rFonts w:ascii="宋体" w:hAnsi="宋体"/>
                <w:sz w:val="24"/>
              </w:rPr>
            </w:pPr>
            <w:r>
              <w:rPr>
                <w:rFonts w:ascii="宋体" w:hAnsi="宋体"/>
                <w:i/>
                <w:iCs/>
                <w:sz w:val="24"/>
              </w:rPr>
              <w:t>V</w:t>
            </w:r>
            <w:r>
              <w:rPr>
                <w:rFonts w:ascii="宋体" w:hAnsi="宋体"/>
                <w:i/>
                <w:iCs/>
                <w:sz w:val="24"/>
                <w:vertAlign w:val="subscript"/>
              </w:rPr>
              <w:t>o</w:t>
            </w:r>
            <w:r>
              <w:rPr>
                <w:rFonts w:ascii="宋体" w:hAnsi="宋体"/>
                <w:sz w:val="24"/>
                <w:vertAlign w:val="subscript"/>
              </w:rPr>
              <w:t>(p-p)</w:t>
            </w:r>
            <w:r>
              <w:rPr>
                <w:rFonts w:hint="eastAsia" w:ascii="宋体" w:hAnsi="宋体"/>
                <w:sz w:val="24"/>
                <w:lang w:val="en-US" w:eastAsia="zh-CN"/>
              </w:rPr>
              <w:t>/V</w:t>
            </w:r>
          </w:p>
        </w:tc>
        <w:tc>
          <w:tcPr>
            <w:tcW w:w="411"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66F9D357">
            <w:pPr>
              <w:snapToGrid w:val="0"/>
              <w:spacing w:before="156" w:beforeLines="50" w:after="156" w:afterLines="50"/>
              <w:rPr>
                <w:rFonts w:ascii="宋体" w:hAnsi="宋体"/>
                <w:sz w:val="24"/>
              </w:rPr>
            </w:pPr>
            <w:r>
              <w:rPr>
                <w:rFonts w:hint="eastAsia" w:ascii="宋体" w:hAnsi="宋体"/>
                <w:sz w:val="24"/>
              </w:rPr>
              <w:t>0</w:t>
            </w:r>
          </w:p>
        </w:tc>
        <w:tc>
          <w:tcPr>
            <w:tcW w:w="707"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192DA559">
            <w:pPr>
              <w:snapToGrid w:val="0"/>
              <w:spacing w:before="156" w:beforeLines="50" w:after="156" w:afterLines="50"/>
              <w:rPr>
                <w:rFonts w:ascii="宋体" w:hAnsi="宋体"/>
                <w:sz w:val="24"/>
              </w:rPr>
            </w:pPr>
            <w:r>
              <w:rPr>
                <w:rFonts w:ascii="宋体" w:hAnsi="宋体"/>
                <w:sz w:val="24"/>
              </w:rPr>
              <w:t>0</w:t>
            </w:r>
          </w:p>
        </w:tc>
        <w:tc>
          <w:tcPr>
            <w:tcW w:w="56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072CFAA9">
            <w:pPr>
              <w:snapToGrid w:val="0"/>
              <w:spacing w:before="156" w:beforeLines="50" w:after="156" w:afterLines="50"/>
              <w:rPr>
                <w:rFonts w:hint="eastAsia" w:ascii="宋体" w:hAnsi="宋体" w:eastAsia="宋体"/>
                <w:sz w:val="24"/>
                <w:lang w:eastAsia="zh-CN"/>
              </w:rPr>
            </w:pPr>
            <w:r>
              <w:rPr>
                <w:rFonts w:hint="eastAsia" w:ascii="宋体" w:hAnsi="宋体"/>
                <w:sz w:val="24"/>
                <w:lang w:val="en-US" w:eastAsia="zh-CN"/>
              </w:rPr>
              <w:t>0</w:t>
            </w:r>
          </w:p>
        </w:tc>
        <w:tc>
          <w:tcPr>
            <w:tcW w:w="855"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6398E921">
            <w:pPr>
              <w:snapToGrid w:val="0"/>
              <w:spacing w:before="156" w:beforeLines="50" w:after="156" w:afterLines="50"/>
              <w:rPr>
                <w:rFonts w:hint="default" w:ascii="宋体" w:hAnsi="宋体" w:eastAsia="宋体"/>
                <w:sz w:val="24"/>
                <w:lang w:val="en-US" w:eastAsia="zh-CN"/>
              </w:rPr>
            </w:pPr>
            <w:r>
              <w:rPr>
                <w:rFonts w:hint="eastAsia" w:ascii="宋体" w:hAnsi="宋体"/>
                <w:sz w:val="24"/>
                <w:lang w:val="en-US" w:eastAsia="zh-CN"/>
              </w:rPr>
              <w:t>0.22</w:t>
            </w:r>
          </w:p>
        </w:tc>
        <w:tc>
          <w:tcPr>
            <w:tcW w:w="855"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7C34789E">
            <w:pPr>
              <w:snapToGrid w:val="0"/>
              <w:spacing w:before="156" w:beforeLines="50" w:after="156" w:afterLines="50"/>
              <w:rPr>
                <w:rFonts w:hint="default" w:ascii="宋体" w:hAnsi="宋体" w:eastAsia="宋体"/>
                <w:sz w:val="24"/>
                <w:lang w:val="en-US" w:eastAsia="zh-CN"/>
              </w:rPr>
            </w:pPr>
            <w:r>
              <w:rPr>
                <w:rFonts w:hint="eastAsia" w:ascii="宋体" w:hAnsi="宋体"/>
                <w:sz w:val="24"/>
                <w:lang w:val="en-US" w:eastAsia="zh-CN"/>
              </w:rPr>
              <w:t>1.16</w:t>
            </w:r>
          </w:p>
        </w:tc>
        <w:tc>
          <w:tcPr>
            <w:tcW w:w="855"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0404393E">
            <w:pPr>
              <w:snapToGrid w:val="0"/>
              <w:spacing w:before="156" w:beforeLines="50" w:after="156" w:afterLines="50"/>
              <w:rPr>
                <w:rFonts w:hint="default" w:ascii="宋体" w:hAnsi="宋体" w:eastAsia="宋体"/>
                <w:sz w:val="24"/>
                <w:lang w:val="en-US" w:eastAsia="zh-CN"/>
              </w:rPr>
            </w:pPr>
            <w:r>
              <w:rPr>
                <w:rFonts w:hint="eastAsia" w:ascii="宋体" w:hAnsi="宋体"/>
                <w:sz w:val="24"/>
                <w:lang w:val="en-US" w:eastAsia="zh-CN"/>
              </w:rPr>
              <w:t>4.28</w:t>
            </w:r>
          </w:p>
        </w:tc>
        <w:tc>
          <w:tcPr>
            <w:tcW w:w="855"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3114AC1B">
            <w:pPr>
              <w:snapToGrid w:val="0"/>
              <w:spacing w:before="156" w:beforeLines="50" w:after="156" w:afterLines="50"/>
              <w:rPr>
                <w:rFonts w:hint="default" w:ascii="宋体" w:hAnsi="宋体" w:eastAsia="宋体"/>
                <w:sz w:val="24"/>
                <w:lang w:val="en-US" w:eastAsia="zh-CN"/>
              </w:rPr>
            </w:pPr>
            <w:r>
              <w:rPr>
                <w:rFonts w:hint="eastAsia" w:ascii="宋体" w:hAnsi="宋体"/>
                <w:sz w:val="24"/>
                <w:lang w:val="en-US" w:eastAsia="zh-CN"/>
              </w:rPr>
              <w:t>4.24</w:t>
            </w:r>
          </w:p>
        </w:tc>
        <w:tc>
          <w:tcPr>
            <w:tcW w:w="855"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39CD5FAC">
            <w:pPr>
              <w:snapToGrid w:val="0"/>
              <w:spacing w:before="156" w:beforeLines="50" w:after="156" w:afterLines="50"/>
              <w:rPr>
                <w:rFonts w:hint="default" w:ascii="宋体" w:hAnsi="宋体" w:eastAsia="宋体"/>
                <w:sz w:val="24"/>
                <w:lang w:val="en-US" w:eastAsia="zh-CN"/>
              </w:rPr>
            </w:pPr>
            <w:r>
              <w:rPr>
                <w:rFonts w:hint="eastAsia" w:ascii="宋体" w:hAnsi="宋体"/>
                <w:sz w:val="24"/>
                <w:lang w:val="en-US" w:eastAsia="zh-CN"/>
              </w:rPr>
              <w:t>1.28</w:t>
            </w:r>
          </w:p>
        </w:tc>
        <w:tc>
          <w:tcPr>
            <w:tcW w:w="855"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158D2F80">
            <w:pPr>
              <w:snapToGrid w:val="0"/>
              <w:spacing w:before="156" w:beforeLines="50" w:after="156" w:afterLines="50"/>
              <w:rPr>
                <w:rFonts w:hint="eastAsia" w:ascii="宋体" w:hAnsi="宋体" w:eastAsia="宋体"/>
                <w:sz w:val="24"/>
                <w:lang w:val="en-US" w:eastAsia="zh-CN"/>
              </w:rPr>
            </w:pPr>
            <w:r>
              <w:rPr>
                <w:rFonts w:hint="eastAsia" w:ascii="宋体" w:hAnsi="宋体"/>
                <w:sz w:val="24"/>
                <w:lang w:val="en-US" w:eastAsia="zh-CN"/>
              </w:rPr>
              <w:t>0</w:t>
            </w:r>
          </w:p>
        </w:tc>
        <w:tc>
          <w:tcPr>
            <w:tcW w:w="561"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C88F90A">
            <w:pPr>
              <w:snapToGrid w:val="0"/>
              <w:spacing w:before="156" w:beforeLines="50" w:after="156" w:afterLines="50"/>
              <w:rPr>
                <w:rFonts w:hint="eastAsia" w:ascii="宋体" w:hAnsi="宋体" w:eastAsia="宋体"/>
                <w:sz w:val="24"/>
                <w:lang w:val="en-US" w:eastAsia="zh-CN"/>
              </w:rPr>
            </w:pPr>
            <w:r>
              <w:rPr>
                <w:rFonts w:hint="eastAsia" w:ascii="宋体" w:hAnsi="宋体"/>
                <w:sz w:val="24"/>
                <w:lang w:val="en-US" w:eastAsia="zh-CN"/>
              </w:rPr>
              <w:t>0</w:t>
            </w:r>
          </w:p>
        </w:tc>
      </w:tr>
    </w:tbl>
    <w:p w14:paraId="7647E4A3">
      <w:pPr>
        <w:pStyle w:val="22"/>
      </w:pPr>
      <w:r>
        <w:rPr>
          <w:rFonts w:hint="eastAsia" w:ascii="宋体" w:hAnsi="宋体"/>
        </w:rPr>
        <w:t>（2）</w:t>
      </w:r>
      <w:r>
        <w:rPr>
          <w:rFonts w:hint="eastAsia"/>
        </w:rPr>
        <w:t>负载特性的测试</w:t>
      </w:r>
    </w:p>
    <w:p w14:paraId="098BDBED">
      <w:pPr>
        <w:pStyle w:val="22"/>
        <w:ind w:firstLine="480" w:firstLineChars="200"/>
      </w:pPr>
      <w:r>
        <w:rPr>
          <w:rFonts w:hint="eastAsia" w:ascii="宋体" w:hAnsi="宋体"/>
        </w:rPr>
        <w:t>将信号源调至10.7MHz，RF幅度为峰峰值约200mV（根据TP8电流波形可适当微调）。8号板负载电阻转换开关S1依次拨为“1100”，“1000”，“0100”，“0010”和“0001”，用示波器观测相应的Vc（TP9处观测）值和Ve（TP8处观测）值，</w:t>
      </w:r>
      <w:r>
        <w:rPr>
          <w:rFonts w:hint="eastAsia"/>
        </w:rPr>
        <w:t>描绘相应的ie波形，分析负载对工作状态的影响。表中的R19=51Ω，R20=75Ω，R21=100Ω，R100=300Ω。</w:t>
      </w:r>
    </w:p>
    <w:p w14:paraId="1237656B">
      <w:pPr>
        <w:pStyle w:val="22"/>
        <w:ind w:firstLine="480" w:firstLineChars="200"/>
        <w:jc w:val="center"/>
        <w:rPr>
          <w:rFonts w:ascii="宋体" w:hAnsi="宋体"/>
        </w:rPr>
      </w:pPr>
      <w:r>
        <w:rPr>
          <w:rFonts w:hint="eastAsia"/>
        </w:rPr>
        <w:t>表4</w:t>
      </w:r>
      <w:r>
        <w:t xml:space="preserve">-2 </w:t>
      </w:r>
      <w:r>
        <w:rPr>
          <w:rFonts w:hint="eastAsia"/>
        </w:rPr>
        <w:t>负载特性测试表</w:t>
      </w:r>
    </w:p>
    <w:tbl>
      <w:tblPr>
        <w:tblStyle w:val="13"/>
        <w:tblW w:w="8160" w:type="dxa"/>
        <w:tblInd w:w="0" w:type="dxa"/>
        <w:tblLayout w:type="autofit"/>
        <w:tblCellMar>
          <w:top w:w="0" w:type="dxa"/>
          <w:left w:w="0" w:type="dxa"/>
          <w:bottom w:w="0" w:type="dxa"/>
          <w:right w:w="0" w:type="dxa"/>
        </w:tblCellMar>
      </w:tblPr>
      <w:tblGrid>
        <w:gridCol w:w="1266"/>
        <w:gridCol w:w="1378"/>
        <w:gridCol w:w="1379"/>
        <w:gridCol w:w="1379"/>
        <w:gridCol w:w="1379"/>
        <w:gridCol w:w="1379"/>
      </w:tblGrid>
      <w:tr w14:paraId="4F44C3C3">
        <w:tblPrEx>
          <w:tblCellMar>
            <w:top w:w="0" w:type="dxa"/>
            <w:left w:w="0" w:type="dxa"/>
            <w:bottom w:w="0" w:type="dxa"/>
            <w:right w:w="0" w:type="dxa"/>
          </w:tblCellMar>
        </w:tblPrEx>
        <w:trPr>
          <w:trHeight w:val="1099" w:hRule="atLeast"/>
        </w:trPr>
        <w:tc>
          <w:tcPr>
            <w:tcW w:w="126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49C0CD3C">
            <w:pPr>
              <w:spacing w:before="156" w:beforeLines="50" w:after="156" w:afterLines="50"/>
              <w:rPr>
                <w:rFonts w:ascii="宋体" w:hAnsi="宋体"/>
                <w:sz w:val="24"/>
              </w:rPr>
            </w:pPr>
            <w:r>
              <w:rPr>
                <w:rFonts w:hint="eastAsia" w:ascii="宋体" w:hAnsi="宋体"/>
                <w:sz w:val="24"/>
              </w:rPr>
              <w:t>等效负载</w:t>
            </w:r>
          </w:p>
        </w:tc>
        <w:tc>
          <w:tcPr>
            <w:tcW w:w="1378"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7D2A3F0C">
            <w:pPr>
              <w:spacing w:before="156" w:beforeLines="50" w:after="156" w:afterLines="50"/>
              <w:rPr>
                <w:rFonts w:ascii="宋体" w:hAnsi="宋体"/>
                <w:sz w:val="24"/>
              </w:rPr>
            </w:pPr>
            <w:r>
              <w:rPr>
                <w:rFonts w:hint="eastAsia" w:ascii="宋体" w:hAnsi="宋体"/>
                <w:i/>
                <w:iCs/>
                <w:sz w:val="24"/>
              </w:rPr>
              <w:t>R</w:t>
            </w:r>
            <w:r>
              <w:rPr>
                <w:rFonts w:hint="eastAsia" w:ascii="宋体" w:hAnsi="宋体"/>
                <w:sz w:val="24"/>
                <w:vertAlign w:val="subscript"/>
              </w:rPr>
              <w:t>19</w:t>
            </w:r>
            <w:r>
              <w:rPr>
                <w:rFonts w:hint="eastAsia" w:ascii="宋体" w:hAnsi="宋体"/>
                <w:sz w:val="24"/>
              </w:rPr>
              <w:t>//</w:t>
            </w:r>
            <w:r>
              <w:rPr>
                <w:rFonts w:hint="eastAsia" w:ascii="宋体" w:hAnsi="宋体"/>
                <w:i/>
                <w:iCs/>
                <w:sz w:val="24"/>
              </w:rPr>
              <w:t>R</w:t>
            </w:r>
            <w:r>
              <w:rPr>
                <w:rFonts w:hint="eastAsia" w:ascii="宋体" w:hAnsi="宋体"/>
                <w:sz w:val="24"/>
                <w:vertAlign w:val="subscript"/>
              </w:rPr>
              <w:t>20</w:t>
            </w:r>
          </w:p>
          <w:p w14:paraId="61429FB3">
            <w:pPr>
              <w:spacing w:before="156" w:beforeLines="50" w:after="156" w:afterLines="50"/>
              <w:rPr>
                <w:rFonts w:ascii="宋体" w:hAnsi="宋体"/>
                <w:sz w:val="24"/>
              </w:rPr>
            </w:pPr>
            <w:r>
              <w:rPr>
                <w:rFonts w:hint="eastAsia" w:ascii="宋体" w:hAnsi="宋体"/>
                <w:sz w:val="24"/>
              </w:rPr>
              <w:t>（重欠压）</w:t>
            </w:r>
          </w:p>
        </w:tc>
        <w:tc>
          <w:tcPr>
            <w:tcW w:w="137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0BE46644">
            <w:pPr>
              <w:spacing w:before="156" w:beforeLines="50" w:after="156" w:afterLines="50"/>
              <w:rPr>
                <w:rFonts w:ascii="宋体" w:hAnsi="宋体"/>
                <w:sz w:val="24"/>
                <w:vertAlign w:val="subscript"/>
              </w:rPr>
            </w:pPr>
            <w:r>
              <w:rPr>
                <w:rFonts w:hint="eastAsia" w:ascii="宋体" w:hAnsi="宋体"/>
                <w:i/>
                <w:iCs/>
                <w:sz w:val="24"/>
              </w:rPr>
              <w:t>R</w:t>
            </w:r>
            <w:r>
              <w:rPr>
                <w:rFonts w:hint="eastAsia" w:ascii="宋体" w:hAnsi="宋体"/>
                <w:sz w:val="24"/>
                <w:vertAlign w:val="subscript"/>
              </w:rPr>
              <w:t>19</w:t>
            </w:r>
          </w:p>
          <w:p w14:paraId="098C6C6E">
            <w:pPr>
              <w:spacing w:before="156" w:beforeLines="50" w:after="156" w:afterLines="50"/>
              <w:rPr>
                <w:rFonts w:ascii="宋体" w:hAnsi="宋体"/>
                <w:sz w:val="24"/>
              </w:rPr>
            </w:pPr>
            <w:r>
              <w:rPr>
                <w:rFonts w:hint="eastAsia" w:ascii="宋体" w:hAnsi="宋体"/>
                <w:sz w:val="24"/>
              </w:rPr>
              <w:t>（轻欠压）</w:t>
            </w:r>
          </w:p>
        </w:tc>
        <w:tc>
          <w:tcPr>
            <w:tcW w:w="137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22FC0EC6">
            <w:pPr>
              <w:spacing w:before="156" w:beforeLines="50" w:after="156" w:afterLines="50"/>
              <w:rPr>
                <w:rFonts w:ascii="宋体" w:hAnsi="宋体"/>
                <w:sz w:val="24"/>
                <w:vertAlign w:val="subscript"/>
              </w:rPr>
            </w:pPr>
            <w:r>
              <w:rPr>
                <w:rFonts w:hint="eastAsia" w:ascii="宋体" w:hAnsi="宋体"/>
                <w:i/>
                <w:iCs/>
                <w:sz w:val="24"/>
              </w:rPr>
              <w:t>R</w:t>
            </w:r>
            <w:r>
              <w:rPr>
                <w:rFonts w:hint="eastAsia" w:ascii="宋体" w:hAnsi="宋体"/>
                <w:sz w:val="24"/>
                <w:vertAlign w:val="subscript"/>
              </w:rPr>
              <w:t>20</w:t>
            </w:r>
          </w:p>
          <w:p w14:paraId="06305613">
            <w:pPr>
              <w:spacing w:before="156" w:beforeLines="50" w:after="156" w:afterLines="50"/>
              <w:rPr>
                <w:rFonts w:ascii="宋体" w:hAnsi="宋体"/>
                <w:sz w:val="24"/>
              </w:rPr>
            </w:pPr>
            <w:r>
              <w:rPr>
                <w:rFonts w:hint="eastAsia" w:ascii="宋体" w:hAnsi="宋体"/>
                <w:sz w:val="24"/>
              </w:rPr>
              <w:t>（临界）</w:t>
            </w:r>
          </w:p>
        </w:tc>
        <w:tc>
          <w:tcPr>
            <w:tcW w:w="137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14:paraId="46DA45CB">
            <w:pPr>
              <w:spacing w:before="156" w:beforeLines="50" w:after="156" w:afterLines="50"/>
              <w:rPr>
                <w:rFonts w:ascii="宋体" w:hAnsi="宋体"/>
                <w:sz w:val="24"/>
                <w:vertAlign w:val="subscript"/>
              </w:rPr>
            </w:pPr>
            <w:r>
              <w:rPr>
                <w:rFonts w:hint="eastAsia" w:ascii="宋体" w:hAnsi="宋体"/>
                <w:i/>
                <w:iCs/>
                <w:sz w:val="24"/>
              </w:rPr>
              <w:t>R</w:t>
            </w:r>
            <w:r>
              <w:rPr>
                <w:rFonts w:hint="eastAsia" w:ascii="宋体" w:hAnsi="宋体"/>
                <w:sz w:val="24"/>
                <w:vertAlign w:val="subscript"/>
              </w:rPr>
              <w:t>21</w:t>
            </w:r>
          </w:p>
          <w:p w14:paraId="730947C5">
            <w:pPr>
              <w:spacing w:before="156" w:beforeLines="50" w:after="156" w:afterLines="50"/>
              <w:rPr>
                <w:rFonts w:ascii="宋体" w:hAnsi="宋体"/>
                <w:sz w:val="24"/>
              </w:rPr>
            </w:pPr>
            <w:r>
              <w:rPr>
                <w:rFonts w:hint="eastAsia" w:ascii="宋体" w:hAnsi="宋体"/>
                <w:sz w:val="24"/>
              </w:rPr>
              <w:t>（轻过压）</w:t>
            </w:r>
          </w:p>
        </w:tc>
        <w:tc>
          <w:tcPr>
            <w:tcW w:w="137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14:paraId="288FBCF9">
            <w:pPr>
              <w:spacing w:before="156" w:beforeLines="50" w:after="156" w:afterLines="50"/>
              <w:rPr>
                <w:rFonts w:ascii="宋体" w:hAnsi="宋体"/>
                <w:sz w:val="24"/>
                <w:vertAlign w:val="subscript"/>
              </w:rPr>
            </w:pPr>
            <w:r>
              <w:rPr>
                <w:rFonts w:hint="eastAsia" w:ascii="宋体" w:hAnsi="宋体"/>
                <w:i/>
                <w:iCs/>
                <w:sz w:val="24"/>
              </w:rPr>
              <w:t>R</w:t>
            </w:r>
            <w:r>
              <w:rPr>
                <w:rFonts w:hint="eastAsia" w:ascii="宋体" w:hAnsi="宋体"/>
                <w:sz w:val="24"/>
                <w:vertAlign w:val="subscript"/>
              </w:rPr>
              <w:t>100</w:t>
            </w:r>
          </w:p>
          <w:p w14:paraId="6E1FA689">
            <w:pPr>
              <w:spacing w:before="156" w:beforeLines="50" w:after="156" w:afterLines="50"/>
              <w:rPr>
                <w:rFonts w:ascii="宋体" w:hAnsi="宋体"/>
                <w:sz w:val="24"/>
              </w:rPr>
            </w:pPr>
            <w:r>
              <w:rPr>
                <w:rFonts w:hint="eastAsia" w:ascii="宋体" w:hAnsi="宋体"/>
                <w:sz w:val="24"/>
              </w:rPr>
              <w:t>（重过压）</w:t>
            </w:r>
          </w:p>
        </w:tc>
      </w:tr>
      <w:tr w14:paraId="363C6D85">
        <w:tblPrEx>
          <w:tblCellMar>
            <w:top w:w="0" w:type="dxa"/>
            <w:left w:w="0" w:type="dxa"/>
            <w:bottom w:w="0" w:type="dxa"/>
            <w:right w:w="0" w:type="dxa"/>
          </w:tblCellMar>
        </w:tblPrEx>
        <w:trPr>
          <w:trHeight w:val="535" w:hRule="atLeast"/>
        </w:trPr>
        <w:tc>
          <w:tcPr>
            <w:tcW w:w="126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1C17028F">
            <w:pPr>
              <w:spacing w:before="156" w:beforeLines="50" w:after="156" w:afterLines="50"/>
              <w:rPr>
                <w:rFonts w:ascii="宋体" w:hAnsi="宋体"/>
                <w:sz w:val="24"/>
              </w:rPr>
            </w:pPr>
            <w:r>
              <w:rPr>
                <w:rFonts w:hint="eastAsia" w:ascii="宋体" w:hAnsi="宋体"/>
                <w:i/>
                <w:iCs/>
                <w:sz w:val="24"/>
              </w:rPr>
              <w:t>R</w:t>
            </w:r>
            <w:r>
              <w:rPr>
                <w:rFonts w:hint="eastAsia" w:ascii="宋体" w:hAnsi="宋体"/>
                <w:i/>
                <w:iCs/>
                <w:sz w:val="24"/>
                <w:vertAlign w:val="subscript"/>
              </w:rPr>
              <w:t>L</w:t>
            </w:r>
            <w:r>
              <w:rPr>
                <w:rFonts w:hint="eastAsia" w:ascii="宋体" w:hAnsi="宋体"/>
                <w:sz w:val="24"/>
              </w:rPr>
              <w:t>(Ω)</w:t>
            </w:r>
          </w:p>
        </w:tc>
        <w:tc>
          <w:tcPr>
            <w:tcW w:w="1378"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39C9DEF3">
            <w:pPr>
              <w:spacing w:before="156" w:beforeLines="50" w:after="156" w:afterLines="50"/>
              <w:rPr>
                <w:rFonts w:ascii="宋体" w:hAnsi="宋体"/>
                <w:sz w:val="24"/>
              </w:rPr>
            </w:pPr>
            <w:r>
              <w:rPr>
                <w:rFonts w:hint="eastAsia" w:ascii="宋体" w:hAnsi="宋体"/>
                <w:sz w:val="24"/>
              </w:rPr>
              <w:t>3</w:t>
            </w:r>
            <w:r>
              <w:rPr>
                <w:rFonts w:ascii="宋体" w:hAnsi="宋体"/>
                <w:sz w:val="24"/>
              </w:rPr>
              <w:t>0.36</w:t>
            </w:r>
          </w:p>
        </w:tc>
        <w:tc>
          <w:tcPr>
            <w:tcW w:w="137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107AD032">
            <w:pPr>
              <w:spacing w:before="156" w:beforeLines="50" w:after="156" w:afterLines="50"/>
              <w:rPr>
                <w:rFonts w:ascii="宋体" w:hAnsi="宋体"/>
                <w:sz w:val="24"/>
              </w:rPr>
            </w:pPr>
            <w:r>
              <w:rPr>
                <w:rFonts w:ascii="宋体" w:hAnsi="宋体"/>
                <w:sz w:val="24"/>
              </w:rPr>
              <w:t>51</w:t>
            </w:r>
          </w:p>
        </w:tc>
        <w:tc>
          <w:tcPr>
            <w:tcW w:w="137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291BF51">
            <w:pPr>
              <w:spacing w:before="156" w:beforeLines="50" w:after="156" w:afterLines="50"/>
              <w:rPr>
                <w:rFonts w:ascii="宋体" w:hAnsi="宋体"/>
                <w:sz w:val="24"/>
              </w:rPr>
            </w:pPr>
            <w:r>
              <w:rPr>
                <w:rFonts w:ascii="宋体" w:hAnsi="宋体"/>
                <w:sz w:val="24"/>
              </w:rPr>
              <w:t>75</w:t>
            </w:r>
          </w:p>
        </w:tc>
        <w:tc>
          <w:tcPr>
            <w:tcW w:w="137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14:paraId="3C656642">
            <w:pPr>
              <w:spacing w:before="156" w:beforeLines="50" w:after="156" w:afterLines="50"/>
              <w:rPr>
                <w:rFonts w:ascii="宋体" w:hAnsi="宋体"/>
                <w:sz w:val="24"/>
              </w:rPr>
            </w:pPr>
            <w:r>
              <w:rPr>
                <w:rFonts w:hint="eastAsia" w:ascii="宋体" w:hAnsi="宋体"/>
                <w:sz w:val="24"/>
              </w:rPr>
              <w:t>1</w:t>
            </w:r>
            <w:r>
              <w:rPr>
                <w:rFonts w:ascii="宋体" w:hAnsi="宋体"/>
                <w:sz w:val="24"/>
              </w:rPr>
              <w:t>00</w:t>
            </w:r>
          </w:p>
        </w:tc>
        <w:tc>
          <w:tcPr>
            <w:tcW w:w="137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14:paraId="1910D808">
            <w:pPr>
              <w:spacing w:before="156" w:beforeLines="50" w:after="156" w:afterLines="50"/>
              <w:rPr>
                <w:rFonts w:ascii="宋体" w:hAnsi="宋体"/>
                <w:sz w:val="24"/>
              </w:rPr>
            </w:pPr>
            <w:r>
              <w:rPr>
                <w:rFonts w:hint="eastAsia" w:ascii="宋体" w:hAnsi="宋体"/>
                <w:sz w:val="24"/>
              </w:rPr>
              <w:t>3</w:t>
            </w:r>
            <w:r>
              <w:rPr>
                <w:rFonts w:ascii="宋体" w:hAnsi="宋体"/>
                <w:sz w:val="24"/>
              </w:rPr>
              <w:t>00</w:t>
            </w:r>
          </w:p>
        </w:tc>
      </w:tr>
      <w:tr w14:paraId="0B629BEA">
        <w:tblPrEx>
          <w:tblCellMar>
            <w:top w:w="0" w:type="dxa"/>
            <w:left w:w="0" w:type="dxa"/>
            <w:bottom w:w="0" w:type="dxa"/>
            <w:right w:w="0" w:type="dxa"/>
          </w:tblCellMar>
        </w:tblPrEx>
        <w:trPr>
          <w:trHeight w:val="571" w:hRule="atLeast"/>
        </w:trPr>
        <w:tc>
          <w:tcPr>
            <w:tcW w:w="126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47424D26">
            <w:pPr>
              <w:spacing w:before="156" w:beforeLines="50" w:after="156" w:afterLines="50"/>
              <w:rPr>
                <w:rFonts w:ascii="宋体" w:hAnsi="宋体"/>
                <w:sz w:val="24"/>
              </w:rPr>
            </w:pPr>
            <w:r>
              <w:rPr>
                <w:rFonts w:hint="eastAsia" w:ascii="宋体" w:hAnsi="宋体"/>
                <w:i/>
                <w:iCs/>
                <w:sz w:val="24"/>
              </w:rPr>
              <w:t>V</w:t>
            </w:r>
            <w:r>
              <w:rPr>
                <w:rFonts w:hint="eastAsia" w:ascii="宋体" w:hAnsi="宋体"/>
                <w:sz w:val="24"/>
                <w:vertAlign w:val="subscript"/>
              </w:rPr>
              <w:t>cP-P</w:t>
            </w:r>
            <w:r>
              <w:rPr>
                <w:rFonts w:hint="eastAsia" w:ascii="宋体" w:hAnsi="宋体"/>
                <w:sz w:val="24"/>
              </w:rPr>
              <w:t>(V)</w:t>
            </w:r>
          </w:p>
        </w:tc>
        <w:tc>
          <w:tcPr>
            <w:tcW w:w="1378"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5968FBB">
            <w:pPr>
              <w:spacing w:before="156" w:beforeLines="50" w:after="156" w:afterLines="50"/>
              <w:rPr>
                <w:rFonts w:hint="default" w:ascii="宋体" w:hAnsi="宋体" w:eastAsia="宋体"/>
                <w:sz w:val="24"/>
                <w:lang w:val="en-US" w:eastAsia="zh-CN"/>
              </w:rPr>
            </w:pPr>
            <w:r>
              <w:rPr>
                <w:rFonts w:hint="eastAsia" w:ascii="宋体" w:hAnsi="宋体"/>
                <w:sz w:val="24"/>
              </w:rPr>
              <w:t>1</w:t>
            </w:r>
            <w:r>
              <w:rPr>
                <w:rFonts w:ascii="宋体" w:hAnsi="宋体"/>
                <w:sz w:val="24"/>
              </w:rPr>
              <w:t>.</w:t>
            </w:r>
            <w:r>
              <w:rPr>
                <w:rFonts w:hint="eastAsia" w:ascii="宋体" w:hAnsi="宋体"/>
                <w:sz w:val="24"/>
                <w:lang w:val="en-US" w:eastAsia="zh-CN"/>
              </w:rPr>
              <w:t>42</w:t>
            </w:r>
          </w:p>
        </w:tc>
        <w:tc>
          <w:tcPr>
            <w:tcW w:w="137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0C14EC7A">
            <w:pPr>
              <w:spacing w:before="156" w:beforeLines="50" w:after="156" w:afterLines="50"/>
              <w:rPr>
                <w:rFonts w:hint="default" w:ascii="宋体" w:hAnsi="宋体" w:eastAsia="宋体"/>
                <w:sz w:val="24"/>
                <w:lang w:val="en-US" w:eastAsia="zh-CN"/>
              </w:rPr>
            </w:pPr>
            <w:r>
              <w:rPr>
                <w:rFonts w:hint="eastAsia" w:ascii="宋体" w:hAnsi="宋体"/>
                <w:sz w:val="24"/>
                <w:lang w:val="en-US" w:eastAsia="zh-CN"/>
              </w:rPr>
              <w:t>1.9</w:t>
            </w:r>
          </w:p>
        </w:tc>
        <w:tc>
          <w:tcPr>
            <w:tcW w:w="137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19C0BB3F">
            <w:pPr>
              <w:spacing w:before="156" w:beforeLines="50" w:after="156" w:afterLines="50"/>
              <w:rPr>
                <w:rFonts w:hint="default" w:ascii="宋体" w:hAnsi="宋体" w:eastAsia="宋体"/>
                <w:sz w:val="24"/>
                <w:lang w:val="en-US" w:eastAsia="zh-CN"/>
              </w:rPr>
            </w:pPr>
            <w:r>
              <w:rPr>
                <w:rFonts w:hint="eastAsia" w:ascii="宋体" w:hAnsi="宋体"/>
                <w:sz w:val="24"/>
                <w:lang w:val="en-US" w:eastAsia="zh-CN"/>
              </w:rPr>
              <w:t>2.28</w:t>
            </w:r>
          </w:p>
        </w:tc>
        <w:tc>
          <w:tcPr>
            <w:tcW w:w="137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14:paraId="11DC18D6">
            <w:pPr>
              <w:spacing w:before="156" w:beforeLines="50" w:after="156" w:afterLines="50"/>
              <w:rPr>
                <w:rFonts w:hint="default" w:ascii="宋体" w:hAnsi="宋体" w:eastAsia="宋体"/>
                <w:sz w:val="24"/>
                <w:lang w:val="en-US" w:eastAsia="zh-CN"/>
              </w:rPr>
            </w:pPr>
            <w:r>
              <w:rPr>
                <w:rFonts w:hint="eastAsia" w:ascii="宋体" w:hAnsi="宋体"/>
                <w:sz w:val="24"/>
                <w:lang w:val="en-US" w:eastAsia="zh-CN"/>
              </w:rPr>
              <w:t>2.32</w:t>
            </w:r>
          </w:p>
        </w:tc>
        <w:tc>
          <w:tcPr>
            <w:tcW w:w="137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14:paraId="43B17F04">
            <w:pPr>
              <w:spacing w:before="156" w:beforeLines="50" w:after="156" w:afterLines="50"/>
              <w:rPr>
                <w:rFonts w:hint="default" w:ascii="宋体" w:hAnsi="宋体" w:eastAsia="宋体"/>
                <w:sz w:val="24"/>
                <w:lang w:val="en-US" w:eastAsia="zh-CN"/>
              </w:rPr>
            </w:pPr>
            <w:r>
              <w:rPr>
                <w:rFonts w:hint="eastAsia" w:ascii="宋体" w:hAnsi="宋体"/>
                <w:sz w:val="24"/>
                <w:lang w:val="en-US" w:eastAsia="zh-CN"/>
              </w:rPr>
              <w:t>2.58</w:t>
            </w:r>
          </w:p>
        </w:tc>
      </w:tr>
      <w:tr w14:paraId="4D14E9C1">
        <w:tblPrEx>
          <w:tblCellMar>
            <w:top w:w="0" w:type="dxa"/>
            <w:left w:w="0" w:type="dxa"/>
            <w:bottom w:w="0" w:type="dxa"/>
            <w:right w:w="0" w:type="dxa"/>
          </w:tblCellMar>
        </w:tblPrEx>
        <w:trPr>
          <w:trHeight w:val="495" w:hRule="atLeast"/>
        </w:trPr>
        <w:tc>
          <w:tcPr>
            <w:tcW w:w="126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61042338">
            <w:pPr>
              <w:spacing w:before="156" w:beforeLines="50" w:after="156" w:afterLines="50"/>
              <w:rPr>
                <w:rFonts w:ascii="宋体" w:hAnsi="宋体"/>
                <w:sz w:val="24"/>
              </w:rPr>
            </w:pPr>
            <w:r>
              <w:rPr>
                <w:rFonts w:hint="eastAsia" w:ascii="宋体" w:hAnsi="宋体"/>
                <w:i/>
                <w:iCs/>
                <w:sz w:val="24"/>
              </w:rPr>
              <w:t>V</w:t>
            </w:r>
            <w:r>
              <w:rPr>
                <w:rFonts w:hint="eastAsia" w:ascii="宋体" w:hAnsi="宋体"/>
                <w:sz w:val="24"/>
                <w:vertAlign w:val="subscript"/>
              </w:rPr>
              <w:t>eP-P</w:t>
            </w:r>
            <w:r>
              <w:rPr>
                <w:rFonts w:hint="eastAsia" w:ascii="宋体" w:hAnsi="宋体"/>
                <w:sz w:val="24"/>
              </w:rPr>
              <w:t>(</w:t>
            </w:r>
            <w:r>
              <w:rPr>
                <w:rFonts w:hint="eastAsia" w:ascii="宋体" w:hAnsi="宋体"/>
                <w:sz w:val="24"/>
                <w:lang w:val="en-US" w:eastAsia="zh-CN"/>
              </w:rPr>
              <w:t>m</w:t>
            </w:r>
            <w:r>
              <w:rPr>
                <w:rFonts w:hint="eastAsia" w:ascii="宋体" w:hAnsi="宋体"/>
                <w:sz w:val="24"/>
              </w:rPr>
              <w:t>V)</w:t>
            </w:r>
          </w:p>
        </w:tc>
        <w:tc>
          <w:tcPr>
            <w:tcW w:w="1378"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76C7F28F">
            <w:pPr>
              <w:spacing w:before="156" w:beforeLines="50" w:after="156" w:afterLines="50"/>
              <w:rPr>
                <w:rFonts w:hint="default" w:ascii="宋体" w:hAnsi="宋体" w:eastAsia="宋体"/>
                <w:sz w:val="24"/>
                <w:lang w:val="en-US" w:eastAsia="zh-CN"/>
              </w:rPr>
            </w:pPr>
            <w:r>
              <w:rPr>
                <w:rFonts w:hint="eastAsia" w:ascii="宋体" w:hAnsi="宋体"/>
                <w:sz w:val="24"/>
                <w:lang w:val="en-US" w:eastAsia="zh-CN"/>
              </w:rPr>
              <w:t>412</w:t>
            </w:r>
          </w:p>
        </w:tc>
        <w:tc>
          <w:tcPr>
            <w:tcW w:w="137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6FB14245">
            <w:pPr>
              <w:spacing w:before="156" w:beforeLines="50" w:after="156" w:afterLines="50"/>
              <w:rPr>
                <w:rFonts w:hint="default" w:ascii="宋体" w:hAnsi="宋体" w:eastAsia="宋体"/>
                <w:sz w:val="24"/>
                <w:lang w:val="en-US" w:eastAsia="zh-CN"/>
              </w:rPr>
            </w:pPr>
            <w:r>
              <w:rPr>
                <w:rFonts w:hint="eastAsia" w:ascii="宋体" w:hAnsi="宋体"/>
                <w:sz w:val="24"/>
                <w:lang w:val="en-US" w:eastAsia="zh-CN"/>
              </w:rPr>
              <w:t>480</w:t>
            </w:r>
          </w:p>
        </w:tc>
        <w:tc>
          <w:tcPr>
            <w:tcW w:w="137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7E4847AD">
            <w:pPr>
              <w:spacing w:before="156" w:beforeLines="50" w:after="156" w:afterLines="50"/>
              <w:rPr>
                <w:rFonts w:hint="default" w:ascii="宋体" w:hAnsi="宋体" w:eastAsia="宋体"/>
                <w:sz w:val="24"/>
                <w:lang w:val="en-US" w:eastAsia="zh-CN"/>
              </w:rPr>
            </w:pPr>
            <w:r>
              <w:rPr>
                <w:rFonts w:hint="eastAsia" w:ascii="宋体" w:hAnsi="宋体"/>
                <w:sz w:val="24"/>
                <w:lang w:val="en-US" w:eastAsia="zh-CN"/>
              </w:rPr>
              <w:t>488</w:t>
            </w:r>
          </w:p>
        </w:tc>
        <w:tc>
          <w:tcPr>
            <w:tcW w:w="137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14:paraId="35F2A65E">
            <w:pPr>
              <w:spacing w:before="156" w:beforeLines="50" w:after="156" w:afterLines="50"/>
              <w:jc w:val="left"/>
              <w:rPr>
                <w:rFonts w:hint="default" w:ascii="宋体" w:hAnsi="宋体" w:eastAsia="宋体"/>
                <w:sz w:val="24"/>
                <w:lang w:val="en-US" w:eastAsia="zh-CN"/>
              </w:rPr>
            </w:pPr>
            <w:r>
              <w:rPr>
                <w:rFonts w:hint="eastAsia" w:ascii="宋体" w:hAnsi="宋体"/>
                <w:sz w:val="24"/>
                <w:lang w:val="en-US" w:eastAsia="zh-CN"/>
              </w:rPr>
              <w:t>496</w:t>
            </w:r>
          </w:p>
        </w:tc>
        <w:tc>
          <w:tcPr>
            <w:tcW w:w="137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14:paraId="38E53AFE">
            <w:pPr>
              <w:spacing w:before="156" w:beforeLines="50" w:after="156" w:afterLines="50"/>
              <w:jc w:val="left"/>
              <w:rPr>
                <w:rFonts w:hint="default" w:ascii="宋体" w:hAnsi="宋体" w:eastAsia="宋体"/>
                <w:sz w:val="24"/>
                <w:lang w:val="en-US" w:eastAsia="zh-CN"/>
              </w:rPr>
            </w:pPr>
            <w:r>
              <w:rPr>
                <w:rFonts w:hint="eastAsia" w:ascii="宋体" w:hAnsi="宋体"/>
                <w:sz w:val="24"/>
                <w:lang w:val="en-US" w:eastAsia="zh-CN"/>
              </w:rPr>
              <w:t>520</w:t>
            </w:r>
          </w:p>
        </w:tc>
      </w:tr>
    </w:tbl>
    <w:p w14:paraId="14ED03B8">
      <w:pPr>
        <w:spacing w:before="156" w:beforeLines="50" w:after="156" w:afterLines="50"/>
        <w:rPr>
          <w:rFonts w:ascii="宋体" w:hAnsi="宋体"/>
          <w:sz w:val="24"/>
        </w:rPr>
      </w:pPr>
      <w:r>
        <w:rPr>
          <w:rFonts w:hint="eastAsia" w:ascii="宋体" w:hAnsi="宋体"/>
          <w:sz w:val="24"/>
        </w:rPr>
        <w:t>开关拨不同时，</w:t>
      </w:r>
      <w:r>
        <w:rPr>
          <w:rFonts w:ascii="宋体" w:hAnsi="宋体"/>
          <w:sz w:val="24"/>
        </w:rPr>
        <w:t>V</w:t>
      </w:r>
      <w:r>
        <w:rPr>
          <w:rFonts w:hint="eastAsia" w:ascii="宋体" w:hAnsi="宋体"/>
          <w:sz w:val="24"/>
        </w:rPr>
        <w:t>e（ie）的波形如下：</w:t>
      </w:r>
    </w:p>
    <w:tbl>
      <w:tblPr>
        <w:tblStyle w:val="1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1472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3B4670F">
            <w:pPr>
              <w:jc w:val="center"/>
              <w:rPr>
                <w:rFonts w:asciiTheme="minorEastAsia" w:hAnsiTheme="minorEastAsia" w:eastAsiaTheme="minorEastAsia"/>
                <w:sz w:val="24"/>
              </w:rPr>
            </w:pPr>
            <w:r>
              <w:rPr>
                <w:rFonts w:hint="eastAsia" w:asciiTheme="minorEastAsia" w:hAnsiTheme="minorEastAsia" w:eastAsiaTheme="minorEastAsia"/>
                <w:sz w:val="24"/>
              </w:rPr>
              <w:t>开关状态</w:t>
            </w:r>
          </w:p>
        </w:tc>
        <w:tc>
          <w:tcPr>
            <w:tcW w:w="4261" w:type="dxa"/>
            <w:vAlign w:val="center"/>
          </w:tcPr>
          <w:p w14:paraId="1AE293A7">
            <w:pPr>
              <w:jc w:val="center"/>
              <w:rPr>
                <w:rFonts w:asciiTheme="minorEastAsia" w:hAnsiTheme="minorEastAsia" w:eastAsiaTheme="minorEastAsia"/>
                <w:sz w:val="24"/>
              </w:rPr>
            </w:pPr>
            <w:r>
              <w:rPr>
                <w:rFonts w:hint="eastAsia" w:asciiTheme="minorEastAsia" w:hAnsiTheme="minorEastAsia" w:eastAsiaTheme="minorEastAsia"/>
                <w:sz w:val="24"/>
              </w:rPr>
              <w:t>Ve波形</w:t>
            </w:r>
          </w:p>
        </w:tc>
      </w:tr>
      <w:tr w14:paraId="23889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0F1D890">
            <w:pPr>
              <w:jc w:val="center"/>
              <w:rPr>
                <w:rFonts w:asciiTheme="minorEastAsia" w:hAnsiTheme="minorEastAsia" w:eastAsiaTheme="minorEastAsia"/>
                <w:sz w:val="24"/>
              </w:rPr>
            </w:pPr>
            <w:r>
              <w:rPr>
                <w:rFonts w:asciiTheme="minorEastAsia" w:hAnsiTheme="minorEastAsia" w:eastAsiaTheme="minorEastAsia"/>
                <w:sz w:val="24"/>
              </w:rPr>
              <w:t>1100</w:t>
            </w:r>
            <w:r>
              <w:rPr>
                <w:rFonts w:hint="eastAsia" w:asciiTheme="minorEastAsia" w:hAnsiTheme="minorEastAsia" w:eastAsiaTheme="minorEastAsia"/>
                <w:sz w:val="24"/>
              </w:rPr>
              <w:t>（重欠压）</w:t>
            </w:r>
          </w:p>
        </w:tc>
        <w:tc>
          <w:tcPr>
            <w:tcW w:w="4261" w:type="dxa"/>
            <w:vAlign w:val="center"/>
          </w:tcPr>
          <w:p w14:paraId="790DDA9C">
            <w:pPr>
              <w:jc w:val="center"/>
              <w:rPr>
                <w:rFonts w:asciiTheme="minorEastAsia" w:hAnsiTheme="minorEastAsia" w:eastAsiaTheme="minorEastAsia"/>
                <w:sz w:val="24"/>
              </w:rPr>
            </w:pPr>
            <w:r>
              <w:rPr>
                <w:rFonts w:ascii="宋体" w:hAnsi="宋体" w:eastAsia="宋体" w:cs="宋体"/>
                <w:sz w:val="24"/>
                <w:szCs w:val="24"/>
              </w:rPr>
              <w:drawing>
                <wp:inline distT="0" distB="0" distL="114300" distR="114300">
                  <wp:extent cx="1800225" cy="1272540"/>
                  <wp:effectExtent l="0" t="0" r="3175" b="10160"/>
                  <wp:docPr id="43"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0" descr="IMG_256"/>
                          <pic:cNvPicPr>
                            <a:picLocks noChangeAspect="1"/>
                          </pic:cNvPicPr>
                        </pic:nvPicPr>
                        <pic:blipFill>
                          <a:blip r:embed="rId47"/>
                          <a:srcRect l="5556" t="13871" r="20429" b="16379"/>
                          <a:stretch>
                            <a:fillRect/>
                          </a:stretch>
                        </pic:blipFill>
                        <pic:spPr>
                          <a:xfrm>
                            <a:off x="0" y="0"/>
                            <a:ext cx="1800225" cy="1272540"/>
                          </a:xfrm>
                          <a:prstGeom prst="rect">
                            <a:avLst/>
                          </a:prstGeom>
                          <a:noFill/>
                          <a:ln w="9525">
                            <a:noFill/>
                          </a:ln>
                        </pic:spPr>
                      </pic:pic>
                    </a:graphicData>
                  </a:graphic>
                </wp:inline>
              </w:drawing>
            </w:r>
          </w:p>
        </w:tc>
      </w:tr>
      <w:tr w14:paraId="014AA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A1F9585">
            <w:pPr>
              <w:jc w:val="center"/>
              <w:rPr>
                <w:rFonts w:asciiTheme="minorEastAsia" w:hAnsiTheme="minorEastAsia" w:eastAsiaTheme="minorEastAsia"/>
                <w:sz w:val="24"/>
              </w:rPr>
            </w:pPr>
            <w:r>
              <w:rPr>
                <w:rFonts w:asciiTheme="minorEastAsia" w:hAnsiTheme="minorEastAsia" w:eastAsiaTheme="minorEastAsia"/>
                <w:sz w:val="24"/>
              </w:rPr>
              <w:t>1000</w:t>
            </w:r>
            <w:r>
              <w:rPr>
                <w:rFonts w:hint="eastAsia" w:asciiTheme="minorEastAsia" w:hAnsiTheme="minorEastAsia" w:eastAsiaTheme="minorEastAsia"/>
                <w:sz w:val="24"/>
              </w:rPr>
              <w:t>（轻欠压）</w:t>
            </w:r>
          </w:p>
        </w:tc>
        <w:tc>
          <w:tcPr>
            <w:tcW w:w="4261" w:type="dxa"/>
            <w:vAlign w:val="center"/>
          </w:tcPr>
          <w:p w14:paraId="38B7E14A">
            <w:pPr>
              <w:jc w:val="center"/>
              <w:rPr>
                <w:rFonts w:asciiTheme="minorEastAsia" w:hAnsiTheme="minorEastAsia" w:eastAsiaTheme="minorEastAsia"/>
                <w:sz w:val="24"/>
              </w:rPr>
            </w:pPr>
            <w:r>
              <w:rPr>
                <w:rFonts w:asciiTheme="minorEastAsia" w:hAnsiTheme="minorEastAsia" w:eastAsiaTheme="minorEastAsia"/>
                <w:sz w:val="24"/>
              </w:rPr>
              <w:drawing>
                <wp:inline distT="0" distB="0" distL="0" distR="0">
                  <wp:extent cx="1800225" cy="1350645"/>
                  <wp:effectExtent l="0" t="0" r="3175" b="8255"/>
                  <wp:docPr id="33" name="图片 1" descr="C:/Users/Lin/Desktop/302b8bbbeb6420b7bffe414a633f88f2.jpg302b8bbbeb6420b7bffe414a633f88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descr="C:/Users/Lin/Desktop/302b8bbbeb6420b7bffe414a633f88f2.jpg302b8bbbeb6420b7bffe414a633f88f2"/>
                          <pic:cNvPicPr>
                            <a:picLocks noChangeAspect="1"/>
                          </pic:cNvPicPr>
                        </pic:nvPicPr>
                        <pic:blipFill>
                          <a:blip r:embed="rId48"/>
                          <a:srcRect l="8408" r="8408"/>
                          <a:stretch>
                            <a:fillRect/>
                          </a:stretch>
                        </pic:blipFill>
                        <pic:spPr>
                          <a:xfrm>
                            <a:off x="0" y="0"/>
                            <a:ext cx="1800225" cy="1350645"/>
                          </a:xfrm>
                          <a:prstGeom prst="rect">
                            <a:avLst/>
                          </a:prstGeom>
                        </pic:spPr>
                      </pic:pic>
                    </a:graphicData>
                  </a:graphic>
                </wp:inline>
              </w:drawing>
            </w:r>
          </w:p>
        </w:tc>
      </w:tr>
      <w:tr w14:paraId="2E507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753B6C3">
            <w:pPr>
              <w:jc w:val="center"/>
              <w:rPr>
                <w:rFonts w:asciiTheme="minorEastAsia" w:hAnsiTheme="minorEastAsia" w:eastAsiaTheme="minorEastAsia"/>
                <w:sz w:val="24"/>
              </w:rPr>
            </w:pPr>
            <w:r>
              <w:rPr>
                <w:rFonts w:asciiTheme="minorEastAsia" w:hAnsiTheme="minorEastAsia" w:eastAsiaTheme="minorEastAsia"/>
                <w:sz w:val="24"/>
              </w:rPr>
              <w:t>0100</w:t>
            </w:r>
            <w:r>
              <w:rPr>
                <w:rFonts w:hint="eastAsia" w:asciiTheme="minorEastAsia" w:hAnsiTheme="minorEastAsia" w:eastAsiaTheme="minorEastAsia"/>
                <w:sz w:val="24"/>
              </w:rPr>
              <w:t>（临界）</w:t>
            </w:r>
          </w:p>
        </w:tc>
        <w:tc>
          <w:tcPr>
            <w:tcW w:w="4261" w:type="dxa"/>
            <w:vAlign w:val="center"/>
          </w:tcPr>
          <w:p w14:paraId="51972417">
            <w:pPr>
              <w:jc w:val="center"/>
              <w:rPr>
                <w:rFonts w:asciiTheme="minorEastAsia" w:hAnsiTheme="minorEastAsia" w:eastAsiaTheme="minorEastAsia"/>
                <w:sz w:val="24"/>
              </w:rPr>
            </w:pPr>
            <w:r>
              <w:rPr>
                <w:rFonts w:asciiTheme="minorEastAsia" w:hAnsiTheme="minorEastAsia" w:eastAsiaTheme="minorEastAsia"/>
                <w:sz w:val="24"/>
              </w:rPr>
              <w:drawing>
                <wp:inline distT="0" distB="0" distL="0" distR="0">
                  <wp:extent cx="1800225" cy="1350645"/>
                  <wp:effectExtent l="0" t="0" r="3175" b="8255"/>
                  <wp:docPr id="1751660683" name="图片 1" descr="C:/Users/Lin/Desktop/e5ef943058744e40a1322143d7a6730e.jpge5ef943058744e40a1322143d7a673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60683" name="图片 1" descr="C:/Users/Lin/Desktop/e5ef943058744e40a1322143d7a6730e.jpge5ef943058744e40a1322143d7a6730e"/>
                          <pic:cNvPicPr>
                            <a:picLocks noChangeAspect="1"/>
                          </pic:cNvPicPr>
                        </pic:nvPicPr>
                        <pic:blipFill>
                          <a:blip r:embed="rId49"/>
                          <a:srcRect l="9374" r="9374"/>
                          <a:stretch>
                            <a:fillRect/>
                          </a:stretch>
                        </pic:blipFill>
                        <pic:spPr>
                          <a:xfrm>
                            <a:off x="0" y="0"/>
                            <a:ext cx="1800225" cy="1350645"/>
                          </a:xfrm>
                          <a:prstGeom prst="rect">
                            <a:avLst/>
                          </a:prstGeom>
                        </pic:spPr>
                      </pic:pic>
                    </a:graphicData>
                  </a:graphic>
                </wp:inline>
              </w:drawing>
            </w:r>
          </w:p>
        </w:tc>
      </w:tr>
      <w:tr w14:paraId="77AA9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FCFF9F8">
            <w:pPr>
              <w:jc w:val="center"/>
              <w:rPr>
                <w:rFonts w:asciiTheme="minorEastAsia" w:hAnsiTheme="minorEastAsia" w:eastAsiaTheme="minorEastAsia"/>
                <w:sz w:val="24"/>
              </w:rPr>
            </w:pPr>
            <w:r>
              <w:rPr>
                <w:rFonts w:asciiTheme="minorEastAsia" w:hAnsiTheme="minorEastAsia" w:eastAsiaTheme="minorEastAsia"/>
                <w:sz w:val="24"/>
              </w:rPr>
              <w:t>0010</w:t>
            </w:r>
            <w:r>
              <w:rPr>
                <w:rFonts w:hint="eastAsia" w:asciiTheme="minorEastAsia" w:hAnsiTheme="minorEastAsia" w:eastAsiaTheme="minorEastAsia"/>
                <w:sz w:val="24"/>
              </w:rPr>
              <w:t>（轻过压）</w:t>
            </w:r>
          </w:p>
        </w:tc>
        <w:tc>
          <w:tcPr>
            <w:tcW w:w="4261" w:type="dxa"/>
            <w:vAlign w:val="center"/>
          </w:tcPr>
          <w:p w14:paraId="48B58B37">
            <w:pPr>
              <w:jc w:val="center"/>
              <w:rPr>
                <w:rFonts w:asciiTheme="minorEastAsia" w:hAnsiTheme="minorEastAsia" w:eastAsiaTheme="minorEastAsia"/>
                <w:sz w:val="24"/>
              </w:rPr>
            </w:pPr>
            <w:r>
              <w:rPr>
                <w:rFonts w:asciiTheme="minorEastAsia" w:hAnsiTheme="minorEastAsia" w:eastAsiaTheme="minorEastAsia"/>
                <w:sz w:val="24"/>
              </w:rPr>
              <w:drawing>
                <wp:inline distT="0" distB="0" distL="0" distR="0">
                  <wp:extent cx="1800225" cy="1350645"/>
                  <wp:effectExtent l="0" t="0" r="3175" b="8255"/>
                  <wp:docPr id="1373663744" name="图片 1" descr="C:/Users/Lin/Desktop/758bd7787c8b5744704fc3052a2d7a0c.jpg758bd7787c8b5744704fc3052a2d7a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63744" name="图片 1" descr="C:/Users/Lin/Desktop/758bd7787c8b5744704fc3052a2d7a0c.jpg758bd7787c8b5744704fc3052a2d7a0c"/>
                          <pic:cNvPicPr>
                            <a:picLocks noChangeAspect="1"/>
                          </pic:cNvPicPr>
                        </pic:nvPicPr>
                        <pic:blipFill>
                          <a:blip r:embed="rId50"/>
                          <a:srcRect l="5176" r="5176"/>
                          <a:stretch>
                            <a:fillRect/>
                          </a:stretch>
                        </pic:blipFill>
                        <pic:spPr>
                          <a:xfrm>
                            <a:off x="0" y="0"/>
                            <a:ext cx="1800225" cy="1350645"/>
                          </a:xfrm>
                          <a:prstGeom prst="rect">
                            <a:avLst/>
                          </a:prstGeom>
                        </pic:spPr>
                      </pic:pic>
                    </a:graphicData>
                  </a:graphic>
                </wp:inline>
              </w:drawing>
            </w:r>
          </w:p>
        </w:tc>
      </w:tr>
      <w:tr w14:paraId="4ED45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706E0D9">
            <w:pPr>
              <w:jc w:val="center"/>
              <w:rPr>
                <w:rFonts w:asciiTheme="minorEastAsia" w:hAnsiTheme="minorEastAsia" w:eastAsiaTheme="minorEastAsia"/>
                <w:sz w:val="24"/>
              </w:rPr>
            </w:pPr>
            <w:r>
              <w:rPr>
                <w:rFonts w:asciiTheme="minorEastAsia" w:hAnsiTheme="minorEastAsia" w:eastAsiaTheme="minorEastAsia"/>
                <w:sz w:val="24"/>
              </w:rPr>
              <w:t>0001</w:t>
            </w:r>
            <w:r>
              <w:rPr>
                <w:rFonts w:hint="eastAsia" w:asciiTheme="minorEastAsia" w:hAnsiTheme="minorEastAsia" w:eastAsiaTheme="minorEastAsia"/>
                <w:sz w:val="24"/>
              </w:rPr>
              <w:t>（重过压）</w:t>
            </w:r>
          </w:p>
        </w:tc>
        <w:tc>
          <w:tcPr>
            <w:tcW w:w="4261" w:type="dxa"/>
            <w:vAlign w:val="center"/>
          </w:tcPr>
          <w:p w14:paraId="0DECC1D2">
            <w:pPr>
              <w:jc w:val="center"/>
              <w:rPr>
                <w:rFonts w:asciiTheme="minorEastAsia" w:hAnsiTheme="minorEastAsia" w:eastAsiaTheme="minorEastAsia"/>
                <w:sz w:val="24"/>
              </w:rPr>
            </w:pPr>
            <w:r>
              <w:rPr>
                <w:rFonts w:asciiTheme="minorEastAsia" w:hAnsiTheme="minorEastAsia" w:eastAsiaTheme="minorEastAsia"/>
                <w:sz w:val="24"/>
              </w:rPr>
              <w:drawing>
                <wp:inline distT="0" distB="0" distL="0" distR="0">
                  <wp:extent cx="1800225" cy="1350645"/>
                  <wp:effectExtent l="0" t="0" r="3175" b="8255"/>
                  <wp:docPr id="2019763335" name="图片 1" descr="C:/Users/Lin/Desktop/e25cdf6df8c2c6ab788d559af791fe0d.jpge25cdf6df8c2c6ab788d559af791fe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63335" name="图片 1" descr="C:/Users/Lin/Desktop/e25cdf6df8c2c6ab788d559af791fe0d.jpge25cdf6df8c2c6ab788d559af791fe0d"/>
                          <pic:cNvPicPr>
                            <a:picLocks noChangeAspect="1"/>
                          </pic:cNvPicPr>
                        </pic:nvPicPr>
                        <pic:blipFill>
                          <a:blip r:embed="rId51"/>
                          <a:srcRect l="8208" r="8208"/>
                          <a:stretch>
                            <a:fillRect/>
                          </a:stretch>
                        </pic:blipFill>
                        <pic:spPr>
                          <a:xfrm>
                            <a:off x="0" y="0"/>
                            <a:ext cx="1800225" cy="1350645"/>
                          </a:xfrm>
                          <a:prstGeom prst="rect">
                            <a:avLst/>
                          </a:prstGeom>
                        </pic:spPr>
                      </pic:pic>
                    </a:graphicData>
                  </a:graphic>
                </wp:inline>
              </w:drawing>
            </w:r>
          </w:p>
        </w:tc>
      </w:tr>
    </w:tbl>
    <w:p w14:paraId="6E502E99">
      <w:pPr>
        <w:spacing w:before="156" w:beforeLines="50" w:after="156" w:afterLines="50"/>
        <w:rPr>
          <w:rFonts w:ascii="宋体" w:hAnsi="宋体"/>
          <w:sz w:val="24"/>
        </w:rPr>
      </w:pPr>
    </w:p>
    <w:p w14:paraId="0B9B7A90">
      <w:pPr>
        <w:pStyle w:val="22"/>
      </w:pPr>
      <w:r>
        <w:rPr>
          <w:rFonts w:hint="eastAsia" w:ascii="宋体" w:hAnsi="宋体"/>
        </w:rPr>
        <w:t>（</w:t>
      </w:r>
      <w:r>
        <w:rPr>
          <w:rFonts w:ascii="宋体" w:hAnsi="宋体"/>
        </w:rPr>
        <w:t>3</w:t>
      </w:r>
      <w:r>
        <w:rPr>
          <w:rFonts w:hint="eastAsia" w:ascii="宋体" w:hAnsi="宋体"/>
        </w:rPr>
        <w:t>）</w:t>
      </w:r>
      <w:r>
        <w:rPr>
          <w:rFonts w:hint="eastAsia"/>
        </w:rPr>
        <w:t>观察激励电压变化对工作状态的影响</w:t>
      </w:r>
    </w:p>
    <w:p w14:paraId="66B99883">
      <w:pPr>
        <w:pStyle w:val="22"/>
        <w:ind w:firstLine="480" w:firstLineChars="200"/>
        <w:rPr>
          <w:rFonts w:hint="eastAsia" w:ascii="宋体" w:hAnsi="宋体"/>
        </w:rPr>
      </w:pPr>
      <w:r>
        <w:rPr>
          <w:rFonts w:hint="eastAsia" w:ascii="宋体" w:hAnsi="宋体"/>
        </w:rPr>
        <w:t>参考步骤2，S1拨为“0100”，将信号源调至10.7MHz，调节信号源“RF幅度旋钮”，使RF幅度为峰峰值约200mV，使TP8为临界波形。然后由大到小或者从小到大地改变输入信号TP7的幅度，用示波器观察TP8，即ie波形的变化（观测ie波形即观测ve波形，Ie＝Ve/R18）。</w:t>
      </w:r>
    </w:p>
    <w:p w14:paraId="2B11D060">
      <w:pPr>
        <w:pStyle w:val="22"/>
        <w:ind w:firstLine="480" w:firstLineChars="200"/>
        <w:jc w:val="center"/>
        <w:rPr>
          <w:rFonts w:hint="eastAsia" w:ascii="宋体" w:hAnsi="宋体"/>
        </w:rPr>
      </w:pPr>
      <w:r>
        <w:rPr>
          <w:rFonts w:hint="eastAsia"/>
        </w:rPr>
        <w:t>表4</w:t>
      </w:r>
      <w:r>
        <w:t>-</w:t>
      </w:r>
      <w:r>
        <w:rPr>
          <w:rFonts w:hint="eastAsia"/>
          <w:lang w:val="en-US" w:eastAsia="zh-CN"/>
        </w:rPr>
        <w:t>3</w:t>
      </w:r>
      <w:r>
        <w:t xml:space="preserve"> </w:t>
      </w:r>
      <w:r>
        <w:rPr>
          <w:rFonts w:hint="eastAsia"/>
          <w:lang w:val="en-US" w:eastAsia="zh-CN"/>
        </w:rPr>
        <w:t>输入</w:t>
      </w:r>
      <w:r>
        <w:rPr>
          <w:rFonts w:hint="eastAsia"/>
        </w:rPr>
        <w:t>特性测试表</w:t>
      </w:r>
    </w:p>
    <w:tbl>
      <w:tblPr>
        <w:tblStyle w:val="14"/>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2"/>
        <w:gridCol w:w="2732"/>
        <w:gridCol w:w="3056"/>
      </w:tblGrid>
      <w:tr w14:paraId="2A8FA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716C7E8">
            <w:pPr>
              <w:jc w:val="center"/>
              <w:rPr>
                <w:rFonts w:asciiTheme="minorEastAsia" w:hAnsiTheme="minorEastAsia" w:eastAsiaTheme="minorEastAsia"/>
                <w:sz w:val="24"/>
              </w:rPr>
            </w:pPr>
            <w:r>
              <w:rPr>
                <w:rFonts w:hint="eastAsia" w:ascii="宋体" w:hAnsi="宋体"/>
                <w:i w:val="0"/>
                <w:iCs w:val="0"/>
                <w:sz w:val="24"/>
                <w:lang w:val="en-US" w:eastAsia="zh-CN"/>
              </w:rPr>
              <w:t>Vip-p/mV</w:t>
            </w:r>
          </w:p>
        </w:tc>
        <w:tc>
          <w:tcPr>
            <w:tcW w:w="2840" w:type="dxa"/>
            <w:vAlign w:val="center"/>
          </w:tcPr>
          <w:p w14:paraId="4F7F920C">
            <w:pPr>
              <w:jc w:val="center"/>
              <w:rPr>
                <w:rFonts w:asciiTheme="minorEastAsia" w:hAnsiTheme="minorEastAsia" w:eastAsiaTheme="minorEastAsia"/>
                <w:sz w:val="24"/>
              </w:rPr>
            </w:pPr>
            <w:r>
              <w:rPr>
                <w:rFonts w:hint="eastAsia" w:ascii="宋体" w:hAnsi="宋体"/>
                <w:i w:val="0"/>
                <w:iCs w:val="0"/>
                <w:sz w:val="24"/>
                <w:lang w:val="en-US" w:eastAsia="zh-CN"/>
              </w:rPr>
              <w:t>Vep-p/mV</w:t>
            </w:r>
          </w:p>
        </w:tc>
        <w:tc>
          <w:tcPr>
            <w:tcW w:w="2840" w:type="dxa"/>
            <w:vAlign w:val="center"/>
          </w:tcPr>
          <w:p w14:paraId="38135CDF">
            <w:pPr>
              <w:jc w:val="center"/>
              <w:rPr>
                <w:rFonts w:hint="eastAsia" w:asciiTheme="minorEastAsia" w:hAnsiTheme="minorEastAsia" w:eastAsiaTheme="minorEastAsia"/>
                <w:sz w:val="24"/>
              </w:rPr>
            </w:pPr>
            <w:r>
              <w:rPr>
                <w:rFonts w:hint="eastAsia" w:asciiTheme="minorEastAsia" w:hAnsiTheme="minorEastAsia" w:eastAsiaTheme="minorEastAsia"/>
                <w:sz w:val="24"/>
              </w:rPr>
              <w:t>Ve波形</w:t>
            </w:r>
          </w:p>
        </w:tc>
      </w:tr>
      <w:tr w14:paraId="5DB64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0DF34FA">
            <w:pPr>
              <w:jc w:val="center"/>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140</w:t>
            </w:r>
          </w:p>
        </w:tc>
        <w:tc>
          <w:tcPr>
            <w:tcW w:w="2840" w:type="dxa"/>
            <w:vAlign w:val="center"/>
          </w:tcPr>
          <w:p w14:paraId="4FED1D4A">
            <w:pPr>
              <w:jc w:val="center"/>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234</w:t>
            </w:r>
          </w:p>
        </w:tc>
        <w:tc>
          <w:tcPr>
            <w:tcW w:w="2840" w:type="dxa"/>
            <w:vAlign w:val="center"/>
          </w:tcPr>
          <w:p w14:paraId="5643DBDA">
            <w:pPr>
              <w:jc w:val="center"/>
              <w:rPr>
                <w:rFonts w:hint="eastAsia" w:asciiTheme="minorEastAsia" w:hAnsiTheme="minorEastAsia" w:eastAsiaTheme="minorEastAsia"/>
                <w:sz w:val="24"/>
              </w:rPr>
            </w:pPr>
            <w:r>
              <w:rPr>
                <w:rFonts w:hint="eastAsia" w:asciiTheme="minorEastAsia" w:hAnsiTheme="minorEastAsia" w:eastAsiaTheme="minorEastAsia"/>
                <w:sz w:val="24"/>
              </w:rPr>
              <w:drawing>
                <wp:inline distT="0" distB="0" distL="114300" distR="114300">
                  <wp:extent cx="1800225" cy="1076960"/>
                  <wp:effectExtent l="0" t="0" r="3175" b="2540"/>
                  <wp:docPr id="35" name="图片 35" descr="C:/Users/Lin/Desktop/b6cae871512d171b492f6b485358f52c.jpgb6cae871512d171b492f6b485358f5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C:/Users/Lin/Desktop/b6cae871512d171b492f6b485358f52c.jpgb6cae871512d171b492f6b485358f52c"/>
                          <pic:cNvPicPr>
                            <a:picLocks noChangeAspect="1"/>
                          </pic:cNvPicPr>
                        </pic:nvPicPr>
                        <pic:blipFill>
                          <a:blip r:embed="rId52"/>
                          <a:srcRect l="2377" t="5597" r="7207" b="5597"/>
                          <a:stretch>
                            <a:fillRect/>
                          </a:stretch>
                        </pic:blipFill>
                        <pic:spPr>
                          <a:xfrm>
                            <a:off x="0" y="0"/>
                            <a:ext cx="1800225" cy="1076960"/>
                          </a:xfrm>
                          <a:prstGeom prst="rect">
                            <a:avLst/>
                          </a:prstGeom>
                          <a:ln>
                            <a:noFill/>
                          </a:ln>
                        </pic:spPr>
                      </pic:pic>
                    </a:graphicData>
                  </a:graphic>
                </wp:inline>
              </w:drawing>
            </w:r>
          </w:p>
        </w:tc>
      </w:tr>
      <w:tr w14:paraId="61B59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982E0EF">
            <w:pPr>
              <w:jc w:val="center"/>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170</w:t>
            </w:r>
          </w:p>
        </w:tc>
        <w:tc>
          <w:tcPr>
            <w:tcW w:w="2840" w:type="dxa"/>
            <w:vAlign w:val="center"/>
          </w:tcPr>
          <w:p w14:paraId="1259FDF2">
            <w:pPr>
              <w:jc w:val="center"/>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412</w:t>
            </w:r>
          </w:p>
        </w:tc>
        <w:tc>
          <w:tcPr>
            <w:tcW w:w="2840" w:type="dxa"/>
            <w:vAlign w:val="center"/>
          </w:tcPr>
          <w:p w14:paraId="24248E3A">
            <w:pPr>
              <w:jc w:val="center"/>
              <w:rPr>
                <w:rFonts w:hint="eastAsia" w:asciiTheme="minorEastAsia" w:hAnsiTheme="minorEastAsia" w:eastAsiaTheme="minorEastAsia"/>
                <w:sz w:val="24"/>
              </w:rPr>
            </w:pPr>
            <w:r>
              <w:rPr>
                <w:rFonts w:hint="eastAsia" w:asciiTheme="minorEastAsia" w:hAnsiTheme="minorEastAsia" w:eastAsiaTheme="minorEastAsia"/>
                <w:sz w:val="24"/>
              </w:rPr>
              <w:drawing>
                <wp:inline distT="0" distB="0" distL="114300" distR="114300">
                  <wp:extent cx="1800225" cy="1000125"/>
                  <wp:effectExtent l="0" t="0" r="3175" b="3175"/>
                  <wp:docPr id="36" name="图片 36" descr="C:/Users/Lin/Desktop/0c1e1efa8b3de287e992671da07ea878.jpg0c1e1efa8b3de287e992671da07ea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C:/Users/Lin/Desktop/0c1e1efa8b3de287e992671da07ea878.jpg0c1e1efa8b3de287e992671da07ea878"/>
                          <pic:cNvPicPr>
                            <a:picLocks noChangeAspect="1"/>
                          </pic:cNvPicPr>
                        </pic:nvPicPr>
                        <pic:blipFill>
                          <a:blip r:embed="rId53"/>
                          <a:srcRect t="5188" b="5188"/>
                          <a:stretch>
                            <a:fillRect/>
                          </a:stretch>
                        </pic:blipFill>
                        <pic:spPr>
                          <a:xfrm>
                            <a:off x="0" y="0"/>
                            <a:ext cx="1800225" cy="1000125"/>
                          </a:xfrm>
                          <a:prstGeom prst="rect">
                            <a:avLst/>
                          </a:prstGeom>
                          <a:ln>
                            <a:noFill/>
                          </a:ln>
                        </pic:spPr>
                      </pic:pic>
                    </a:graphicData>
                  </a:graphic>
                </wp:inline>
              </w:drawing>
            </w:r>
          </w:p>
        </w:tc>
      </w:tr>
      <w:tr w14:paraId="6AE20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778A1A3">
            <w:pPr>
              <w:jc w:val="center"/>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200</w:t>
            </w:r>
          </w:p>
        </w:tc>
        <w:tc>
          <w:tcPr>
            <w:tcW w:w="2840" w:type="dxa"/>
            <w:vAlign w:val="center"/>
          </w:tcPr>
          <w:p w14:paraId="3660C619">
            <w:pPr>
              <w:jc w:val="center"/>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480</w:t>
            </w:r>
          </w:p>
        </w:tc>
        <w:tc>
          <w:tcPr>
            <w:tcW w:w="2840" w:type="dxa"/>
            <w:vAlign w:val="top"/>
          </w:tcPr>
          <w:p w14:paraId="1D086A6B">
            <w:pPr>
              <w:jc w:val="center"/>
              <w:rPr>
                <w:rFonts w:hint="eastAsia" w:asciiTheme="minorEastAsia" w:hAnsiTheme="minorEastAsia" w:eastAsiaTheme="minorEastAsia"/>
                <w:sz w:val="24"/>
              </w:rPr>
            </w:pPr>
            <w:r>
              <w:rPr>
                <w:rFonts w:hint="eastAsia" w:asciiTheme="minorEastAsia" w:hAnsiTheme="minorEastAsia" w:eastAsiaTheme="minorEastAsia"/>
                <w:sz w:val="24"/>
              </w:rPr>
              <w:drawing>
                <wp:inline distT="0" distB="0" distL="114300" distR="114300">
                  <wp:extent cx="1800225" cy="979170"/>
                  <wp:effectExtent l="0" t="0" r="3175" b="11430"/>
                  <wp:docPr id="40" name="图片 40" descr="C:/Users/Lin/Desktop/69280f8b25abfa7c570092ca3697f425.jpg69280f8b25abfa7c570092ca3697f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Lin/Desktop/69280f8b25abfa7c570092ca3697f425.jpg69280f8b25abfa7c570092ca3697f425"/>
                          <pic:cNvPicPr>
                            <a:picLocks noChangeAspect="1"/>
                          </pic:cNvPicPr>
                        </pic:nvPicPr>
                        <pic:blipFill>
                          <a:blip r:embed="rId54"/>
                          <a:srcRect t="6340" b="6340"/>
                          <a:stretch>
                            <a:fillRect/>
                          </a:stretch>
                        </pic:blipFill>
                        <pic:spPr>
                          <a:xfrm>
                            <a:off x="0" y="0"/>
                            <a:ext cx="1800225" cy="979170"/>
                          </a:xfrm>
                          <a:prstGeom prst="rect">
                            <a:avLst/>
                          </a:prstGeom>
                          <a:ln>
                            <a:noFill/>
                          </a:ln>
                        </pic:spPr>
                      </pic:pic>
                    </a:graphicData>
                  </a:graphic>
                </wp:inline>
              </w:drawing>
            </w:r>
          </w:p>
        </w:tc>
      </w:tr>
      <w:tr w14:paraId="36EF1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73E752E">
            <w:pPr>
              <w:jc w:val="center"/>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230</w:t>
            </w:r>
          </w:p>
        </w:tc>
        <w:tc>
          <w:tcPr>
            <w:tcW w:w="2840" w:type="dxa"/>
            <w:vAlign w:val="center"/>
          </w:tcPr>
          <w:p w14:paraId="5D74071F">
            <w:pPr>
              <w:jc w:val="center"/>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564</w:t>
            </w:r>
          </w:p>
        </w:tc>
        <w:tc>
          <w:tcPr>
            <w:tcW w:w="2840" w:type="dxa"/>
            <w:vAlign w:val="top"/>
          </w:tcPr>
          <w:p w14:paraId="2EA0C68C">
            <w:pPr>
              <w:jc w:val="center"/>
              <w:rPr>
                <w:rFonts w:hint="eastAsia" w:asciiTheme="minorEastAsia" w:hAnsiTheme="minorEastAsia" w:eastAsiaTheme="minorEastAsia"/>
                <w:sz w:val="24"/>
              </w:rPr>
            </w:pPr>
            <w:r>
              <w:rPr>
                <w:rFonts w:hint="eastAsia" w:asciiTheme="minorEastAsia" w:hAnsiTheme="minorEastAsia" w:eastAsiaTheme="minorEastAsia"/>
                <w:sz w:val="24"/>
              </w:rPr>
              <w:drawing>
                <wp:inline distT="0" distB="0" distL="114300" distR="114300">
                  <wp:extent cx="1800225" cy="1064895"/>
                  <wp:effectExtent l="0" t="0" r="3175" b="1905"/>
                  <wp:docPr id="42" name="图片 42" descr="C:/Users/Lin/Desktop/3518c2844eba8377cd79d4a4dc31e4ac.jpg3518c2844eba8377cd79d4a4dc31e4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C:/Users/Lin/Desktop/3518c2844eba8377cd79d4a4dc31e4ac.jpg3518c2844eba8377cd79d4a4dc31e4ac"/>
                          <pic:cNvPicPr>
                            <a:picLocks noChangeAspect="1"/>
                          </pic:cNvPicPr>
                        </pic:nvPicPr>
                        <pic:blipFill>
                          <a:blip r:embed="rId55"/>
                          <a:srcRect t="1213" b="1213"/>
                          <a:stretch>
                            <a:fillRect/>
                          </a:stretch>
                        </pic:blipFill>
                        <pic:spPr>
                          <a:xfrm>
                            <a:off x="0" y="0"/>
                            <a:ext cx="1800225" cy="1064895"/>
                          </a:xfrm>
                          <a:prstGeom prst="rect">
                            <a:avLst/>
                          </a:prstGeom>
                          <a:ln>
                            <a:noFill/>
                          </a:ln>
                        </pic:spPr>
                      </pic:pic>
                    </a:graphicData>
                  </a:graphic>
                </wp:inline>
              </w:drawing>
            </w:r>
          </w:p>
        </w:tc>
      </w:tr>
      <w:tr w14:paraId="50F7D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15B31B0D">
            <w:pPr>
              <w:jc w:val="center"/>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260</w:t>
            </w:r>
          </w:p>
        </w:tc>
        <w:tc>
          <w:tcPr>
            <w:tcW w:w="2840" w:type="dxa"/>
            <w:vAlign w:val="center"/>
          </w:tcPr>
          <w:p w14:paraId="5161BFDE">
            <w:pPr>
              <w:jc w:val="center"/>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656</w:t>
            </w:r>
          </w:p>
        </w:tc>
        <w:tc>
          <w:tcPr>
            <w:tcW w:w="2840" w:type="dxa"/>
            <w:vAlign w:val="top"/>
          </w:tcPr>
          <w:p w14:paraId="7210CEE9">
            <w:pPr>
              <w:jc w:val="center"/>
              <w:rPr>
                <w:rFonts w:hint="eastAsia" w:asciiTheme="minorEastAsia" w:hAnsiTheme="minorEastAsia" w:eastAsiaTheme="minorEastAsia"/>
                <w:sz w:val="24"/>
              </w:rPr>
            </w:pPr>
            <w:r>
              <w:rPr>
                <w:rFonts w:hint="eastAsia" w:asciiTheme="minorEastAsia" w:hAnsiTheme="minorEastAsia" w:eastAsiaTheme="minorEastAsia"/>
                <w:sz w:val="24"/>
              </w:rPr>
              <w:drawing>
                <wp:inline distT="0" distB="0" distL="114300" distR="114300">
                  <wp:extent cx="1800225" cy="1000125"/>
                  <wp:effectExtent l="0" t="0" r="3175" b="3175"/>
                  <wp:docPr id="52" name="图片 52" descr="C:/Users/Lin/Desktop/20b0953e25dcdf6d029d17a04bfe7dd6.jpg20b0953e25dcdf6d029d17a04bfe7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C:/Users/Lin/Desktop/20b0953e25dcdf6d029d17a04bfe7dd6.jpg20b0953e25dcdf6d029d17a04bfe7dd6"/>
                          <pic:cNvPicPr>
                            <a:picLocks noChangeAspect="1"/>
                          </pic:cNvPicPr>
                        </pic:nvPicPr>
                        <pic:blipFill>
                          <a:blip r:embed="rId56"/>
                          <a:srcRect t="8742" b="8742"/>
                          <a:stretch>
                            <a:fillRect/>
                          </a:stretch>
                        </pic:blipFill>
                        <pic:spPr>
                          <a:xfrm>
                            <a:off x="0" y="0"/>
                            <a:ext cx="1800225" cy="1000125"/>
                          </a:xfrm>
                          <a:prstGeom prst="rect">
                            <a:avLst/>
                          </a:prstGeom>
                          <a:ln>
                            <a:noFill/>
                          </a:ln>
                        </pic:spPr>
                      </pic:pic>
                    </a:graphicData>
                  </a:graphic>
                </wp:inline>
              </w:drawing>
            </w:r>
          </w:p>
        </w:tc>
      </w:tr>
    </w:tbl>
    <w:p w14:paraId="793C2257">
      <w:pPr>
        <w:pStyle w:val="20"/>
        <w:rPr>
          <w:rFonts w:hint="default" w:eastAsia="宋体"/>
          <w:lang w:val="en-US" w:eastAsia="zh-CN"/>
        </w:rPr>
      </w:pPr>
      <w:r>
        <w:rPr>
          <w:rFonts w:hint="eastAsia"/>
        </w:rPr>
        <w:t>六、</w:t>
      </w:r>
      <w:r>
        <w:rPr>
          <w:rFonts w:hint="eastAsia"/>
          <w:lang w:val="en-US" w:eastAsia="zh-CN"/>
        </w:rPr>
        <w:t>实验思考</w:t>
      </w:r>
    </w:p>
    <w:p w14:paraId="326DC9F5">
      <w:pPr>
        <w:pStyle w:val="23"/>
        <w:spacing w:before="156" w:beforeLines="50" w:after="156" w:afterLines="50"/>
        <w:ind w:left="0" w:leftChars="0" w:firstLine="0" w:firstLineChars="0"/>
        <w:rPr>
          <w:rStyle w:val="24"/>
          <w:rFonts w:hint="default"/>
          <w:b/>
          <w:bCs/>
          <w:color w:val="000000"/>
          <w:sz w:val="24"/>
          <w:lang w:val="en-US" w:eastAsia="zh-CN"/>
        </w:rPr>
      </w:pPr>
      <w:r>
        <w:rPr>
          <w:rStyle w:val="24"/>
          <w:rFonts w:hint="eastAsia"/>
          <w:b/>
          <w:bCs/>
          <w:color w:val="000000"/>
          <w:sz w:val="24"/>
          <w:lang w:val="en-US" w:eastAsia="zh-CN"/>
        </w:rPr>
        <w:t xml:space="preserve">1. </w:t>
      </w:r>
      <w:r>
        <w:rPr>
          <w:rStyle w:val="24"/>
          <w:rFonts w:hint="default"/>
          <w:b/>
          <w:bCs/>
          <w:color w:val="000000"/>
          <w:sz w:val="24"/>
          <w:lang w:val="en-US" w:eastAsia="zh-CN"/>
        </w:rPr>
        <w:t>对实验参数和波形进行分析，说明输入激励电压、负载电阻对工作状态的影响。</w:t>
      </w:r>
    </w:p>
    <w:p w14:paraId="3706FD34">
      <w:pPr>
        <w:pStyle w:val="23"/>
        <w:spacing w:before="156" w:beforeLines="50" w:after="156" w:afterLines="50"/>
        <w:ind w:left="0" w:leftChars="0" w:firstLine="0" w:firstLineChars="0"/>
        <w:rPr>
          <w:rFonts w:hint="default" w:ascii="宋体" w:hAnsi="宋体" w:cs="Times New Roman" w:eastAsiaTheme="minorEastAsia"/>
          <w:kern w:val="2"/>
          <w:sz w:val="24"/>
          <w:szCs w:val="24"/>
          <w:lang w:val="en-US" w:eastAsia="zh-CN" w:bidi="ar-SA"/>
        </w:rPr>
      </w:pPr>
      <w:r>
        <w:rPr>
          <w:rFonts w:hint="default" w:ascii="宋体" w:hAnsi="宋体" w:cs="Times New Roman" w:eastAsiaTheme="minorEastAsia"/>
          <w:kern w:val="2"/>
          <w:sz w:val="24"/>
          <w:szCs w:val="24"/>
          <w:lang w:val="en-US" w:eastAsia="zh-CN" w:bidi="ar-SA"/>
        </w:rPr>
        <w:t>（1）负载电阻对工作状态的影响</w:t>
      </w:r>
    </w:p>
    <w:p w14:paraId="0B8C6A56">
      <w:pPr>
        <w:pStyle w:val="23"/>
        <w:spacing w:before="156" w:beforeLines="50" w:after="156" w:afterLines="50"/>
        <w:ind w:left="0" w:leftChars="0" w:firstLine="420" w:firstLineChars="0"/>
        <w:jc w:val="left"/>
        <w:rPr>
          <w:rFonts w:hint="default" w:ascii="宋体" w:hAnsi="宋体" w:cs="Times New Roman" w:eastAsiaTheme="minorEastAsia"/>
          <w:kern w:val="2"/>
          <w:sz w:val="24"/>
          <w:szCs w:val="24"/>
          <w:lang w:val="en-US" w:eastAsia="zh-CN" w:bidi="ar-SA"/>
        </w:rPr>
      </w:pPr>
      <w:r>
        <w:rPr>
          <w:rFonts w:hint="default" w:ascii="宋体" w:hAnsi="宋体" w:cs="Times New Roman" w:eastAsiaTheme="minorEastAsia"/>
          <w:kern w:val="2"/>
          <w:sz w:val="24"/>
          <w:szCs w:val="24"/>
          <w:lang w:val="en-US" w:eastAsia="zh-CN" w:bidi="ar-SA"/>
        </w:rPr>
        <w:t>从表4-2的实验数据可以看出，随着负载电阻 RLRL​ 的增大，丙类功率放大器的工作状态从 重欠压 → 轻欠压 → 临界 → 轻过压 → 重过压 过渡，具体表现如下：</w:t>
      </w:r>
    </w:p>
    <w:p w14:paraId="7B3E9CB7">
      <w:pPr>
        <w:pStyle w:val="23"/>
        <w:spacing w:before="156" w:beforeLines="50" w:after="156" w:afterLines="50"/>
        <w:ind w:left="0" w:leftChars="0" w:firstLine="420" w:firstLineChars="0"/>
        <w:jc w:val="left"/>
        <w:rPr>
          <w:rFonts w:hint="default" w:ascii="宋体" w:hAnsi="宋体" w:cs="Times New Roman" w:eastAsiaTheme="minorEastAsia"/>
          <w:kern w:val="2"/>
          <w:sz w:val="24"/>
          <w:szCs w:val="24"/>
          <w:lang w:val="en-US" w:eastAsia="zh-CN" w:bidi="ar-SA"/>
        </w:rPr>
      </w:pPr>
      <w:r>
        <w:rPr>
          <w:rFonts w:hint="default" w:ascii="宋体" w:hAnsi="宋体" w:cs="Times New Roman" w:eastAsiaTheme="minorEastAsia"/>
          <w:kern w:val="2"/>
          <w:sz w:val="24"/>
          <w:szCs w:val="24"/>
          <w:lang w:val="en-US" w:eastAsia="zh-CN" w:bidi="ar-SA"/>
        </w:rPr>
        <w:t>重欠压状态：输出电压1.42V较小，发射极电压Ve(p−p)=560 mV也较小。此时集电极电流为连续的余弦脉冲，幅值较小。由于负载电阻小，放大器工作在欠压区，输出功率低，效率低。</w:t>
      </w:r>
    </w:p>
    <w:p w14:paraId="298B7BF9">
      <w:pPr>
        <w:pStyle w:val="23"/>
        <w:spacing w:before="156" w:beforeLines="50" w:after="156" w:afterLines="50"/>
        <w:ind w:left="0" w:leftChars="0" w:firstLine="420" w:firstLineChars="0"/>
        <w:rPr>
          <w:rFonts w:hint="default" w:ascii="宋体" w:hAnsi="宋体" w:cs="Times New Roman" w:eastAsiaTheme="minorEastAsia"/>
          <w:kern w:val="2"/>
          <w:sz w:val="24"/>
          <w:szCs w:val="24"/>
          <w:lang w:val="en-US" w:eastAsia="zh-CN" w:bidi="ar-SA"/>
        </w:rPr>
      </w:pPr>
      <w:r>
        <w:rPr>
          <w:rFonts w:hint="default" w:ascii="宋体" w:hAnsi="宋体" w:cs="Times New Roman" w:eastAsiaTheme="minorEastAsia"/>
          <w:kern w:val="2"/>
          <w:sz w:val="24"/>
          <w:szCs w:val="24"/>
          <w:lang w:val="en-US" w:eastAsia="zh-CN" w:bidi="ar-SA"/>
        </w:rPr>
        <w:t>轻欠压状态：Vc(p−p)增大至1.9 V，Ve(p−p)略增至 576 mV。电流脉冲幅度增加，输出功率和效率有所提高。</w:t>
      </w:r>
    </w:p>
    <w:p w14:paraId="40943E83">
      <w:pPr>
        <w:pStyle w:val="23"/>
        <w:spacing w:before="156" w:beforeLines="50" w:after="156" w:afterLines="50"/>
        <w:ind w:left="0" w:leftChars="0" w:firstLine="420" w:firstLineChars="0"/>
        <w:rPr>
          <w:rFonts w:hint="default" w:ascii="宋体" w:hAnsi="宋体" w:cs="Times New Roman" w:eastAsiaTheme="minorEastAsia"/>
          <w:kern w:val="2"/>
          <w:sz w:val="24"/>
          <w:szCs w:val="24"/>
          <w:lang w:val="en-US" w:eastAsia="zh-CN" w:bidi="ar-SA"/>
        </w:rPr>
      </w:pPr>
      <w:r>
        <w:rPr>
          <w:rFonts w:hint="default" w:ascii="宋体" w:hAnsi="宋体" w:cs="Times New Roman" w:eastAsiaTheme="minorEastAsia"/>
          <w:kern w:val="2"/>
          <w:sz w:val="24"/>
          <w:szCs w:val="24"/>
          <w:lang w:val="en-US" w:eastAsia="zh-CN" w:bidi="ar-SA"/>
        </w:rPr>
        <w:t>临界状态：Vc(p−p)达到2.28 V，Ve(p−p)=592 mV。此时集电极电压幅度接近最大值，电流脉冲为临界状态（未出现凹陷），输出功率最大，效率较高，是</w:t>
      </w:r>
      <w:r>
        <w:rPr>
          <w:rFonts w:hint="eastAsia" w:ascii="宋体" w:hAnsi="宋体" w:cs="Times New Roman" w:eastAsiaTheme="minorEastAsia"/>
          <w:kern w:val="2"/>
          <w:sz w:val="24"/>
          <w:szCs w:val="24"/>
          <w:lang w:val="en-US" w:eastAsia="zh-CN" w:bidi="ar-SA"/>
        </w:rPr>
        <w:t>理论上的</w:t>
      </w:r>
      <w:r>
        <w:rPr>
          <w:rFonts w:hint="default" w:ascii="宋体" w:hAnsi="宋体" w:cs="Times New Roman" w:eastAsiaTheme="minorEastAsia"/>
          <w:kern w:val="2"/>
          <w:sz w:val="24"/>
          <w:szCs w:val="24"/>
          <w:lang w:val="en-US" w:eastAsia="zh-CN" w:bidi="ar-SA"/>
        </w:rPr>
        <w:t>最佳工作点。</w:t>
      </w:r>
    </w:p>
    <w:p w14:paraId="54046672">
      <w:pPr>
        <w:pStyle w:val="23"/>
        <w:spacing w:before="156" w:beforeLines="50" w:after="156" w:afterLines="50"/>
        <w:ind w:left="0" w:leftChars="0" w:firstLine="420" w:firstLineChars="0"/>
        <w:rPr>
          <w:rFonts w:hint="default" w:ascii="宋体" w:hAnsi="宋体" w:cs="Times New Roman" w:eastAsiaTheme="minorEastAsia"/>
          <w:kern w:val="2"/>
          <w:sz w:val="24"/>
          <w:szCs w:val="24"/>
          <w:lang w:val="en-US" w:eastAsia="zh-CN" w:bidi="ar-SA"/>
        </w:rPr>
      </w:pPr>
      <w:r>
        <w:rPr>
          <w:rFonts w:hint="default" w:ascii="宋体" w:hAnsi="宋体" w:cs="Times New Roman" w:eastAsiaTheme="minorEastAsia"/>
          <w:kern w:val="2"/>
          <w:sz w:val="24"/>
          <w:szCs w:val="24"/>
          <w:lang w:val="en-US" w:eastAsia="zh-CN" w:bidi="ar-SA"/>
        </w:rPr>
        <w:t>轻过压状态：Vc(p−p)略增至2.32 V，但 Ve(p−p)增大至 608 mV，且电流波形开始出现凹陷。由于负载电阻增大，放大器进入过压区，输出功率有所下降，但效率仍较高。</w:t>
      </w:r>
    </w:p>
    <w:p w14:paraId="2B3FFF70">
      <w:pPr>
        <w:pStyle w:val="23"/>
        <w:spacing w:before="156" w:beforeLines="50" w:after="156" w:afterLines="50"/>
        <w:ind w:left="0" w:leftChars="0" w:firstLine="420" w:firstLineChars="0"/>
        <w:rPr>
          <w:rFonts w:hint="default" w:ascii="宋体" w:hAnsi="宋体" w:cs="Times New Roman" w:eastAsiaTheme="minorEastAsia"/>
          <w:kern w:val="2"/>
          <w:sz w:val="24"/>
          <w:szCs w:val="24"/>
          <w:lang w:val="en-US" w:eastAsia="zh-CN" w:bidi="ar-SA"/>
        </w:rPr>
      </w:pPr>
      <w:r>
        <w:rPr>
          <w:rFonts w:hint="default" w:ascii="宋体" w:hAnsi="宋体" w:cs="Times New Roman" w:eastAsiaTheme="minorEastAsia"/>
          <w:kern w:val="2"/>
          <w:sz w:val="24"/>
          <w:szCs w:val="24"/>
          <w:lang w:val="en-US" w:eastAsia="zh-CN" w:bidi="ar-SA"/>
        </w:rPr>
        <w:t>重过压状态：Vc(p−p)进一步增大至 2.58 V，Ve(p−p)保持 608 mV，电流波形凹陷加深，甚至分裂为双峰。此时输出功率明显下降，但因直流功耗减小</w:t>
      </w:r>
      <w:r>
        <w:rPr>
          <w:rFonts w:hint="eastAsia" w:ascii="宋体" w:hAnsi="宋体" w:cs="Times New Roman" w:eastAsiaTheme="minorEastAsia"/>
          <w:kern w:val="2"/>
          <w:sz w:val="24"/>
          <w:szCs w:val="24"/>
          <w:lang w:val="en-US" w:eastAsia="zh-CN" w:bidi="ar-SA"/>
        </w:rPr>
        <w:t>，</w:t>
      </w:r>
      <w:r>
        <w:rPr>
          <w:rFonts w:hint="default" w:ascii="宋体" w:hAnsi="宋体" w:cs="Times New Roman" w:eastAsiaTheme="minorEastAsia"/>
          <w:kern w:val="2"/>
          <w:sz w:val="24"/>
          <w:szCs w:val="24"/>
          <w:lang w:val="en-US" w:eastAsia="zh-CN" w:bidi="ar-SA"/>
        </w:rPr>
        <w:t>效率可能更高。</w:t>
      </w:r>
    </w:p>
    <w:p w14:paraId="6FC12C82">
      <w:pPr>
        <w:pStyle w:val="23"/>
        <w:spacing w:before="156" w:beforeLines="50" w:after="156" w:afterLines="50"/>
        <w:ind w:left="0" w:leftChars="0" w:firstLine="420" w:firstLineChars="0"/>
        <w:rPr>
          <w:rFonts w:hint="default" w:ascii="宋体" w:hAnsi="宋体" w:cs="Times New Roman" w:eastAsiaTheme="minorEastAsia"/>
          <w:kern w:val="2"/>
          <w:sz w:val="24"/>
          <w:szCs w:val="24"/>
          <w:lang w:val="en-US" w:eastAsia="zh-CN" w:bidi="ar-SA"/>
        </w:rPr>
      </w:pPr>
      <w:r>
        <w:rPr>
          <w:rFonts w:hint="default" w:ascii="宋体" w:hAnsi="宋体" w:cs="Times New Roman" w:eastAsiaTheme="minorEastAsia"/>
          <w:kern w:val="2"/>
          <w:sz w:val="24"/>
          <w:szCs w:val="24"/>
          <w:lang w:val="en-US" w:eastAsia="zh-CN" w:bidi="ar-SA"/>
        </w:rPr>
        <w:t>结论：负载电阻RL直接影响放大器的工作状态。RL过小则欠压，输出功率小；RL过大则过压，输出功率下降；只有当RL等于最佳负载电阻（临界状态）时，输出功率最大，且效率较高。实验中选择RL=75 Ω即为临界状态。</w:t>
      </w:r>
    </w:p>
    <w:p w14:paraId="4C7C43A2">
      <w:pPr>
        <w:pStyle w:val="23"/>
        <w:spacing w:before="156" w:beforeLines="50" w:after="156" w:afterLines="50"/>
        <w:ind w:left="0" w:leftChars="0" w:firstLine="0" w:firstLineChars="0"/>
        <w:rPr>
          <w:rFonts w:hint="default" w:ascii="宋体" w:hAnsi="宋体" w:cs="Times New Roman" w:eastAsiaTheme="minorEastAsia"/>
          <w:kern w:val="2"/>
          <w:sz w:val="24"/>
          <w:szCs w:val="24"/>
          <w:lang w:val="en-US" w:eastAsia="zh-CN" w:bidi="ar-SA"/>
        </w:rPr>
      </w:pPr>
      <w:r>
        <w:rPr>
          <w:rFonts w:hint="default" w:ascii="宋体" w:hAnsi="宋体" w:cs="Times New Roman" w:eastAsiaTheme="minorEastAsia"/>
          <w:kern w:val="2"/>
          <w:sz w:val="24"/>
          <w:szCs w:val="24"/>
          <w:lang w:val="en-US" w:eastAsia="zh-CN" w:bidi="ar-SA"/>
        </w:rPr>
        <w:t>（2）输入激励电压对工作状态的影响</w:t>
      </w:r>
    </w:p>
    <w:p w14:paraId="5B54C9DC">
      <w:pPr>
        <w:pStyle w:val="23"/>
        <w:spacing w:before="156" w:beforeLines="50" w:after="156" w:afterLines="50"/>
        <w:ind w:left="0" w:leftChars="0" w:firstLine="420" w:firstLineChars="0"/>
        <w:rPr>
          <w:rFonts w:hint="default" w:ascii="宋体" w:hAnsi="宋体" w:cs="Times New Roman" w:eastAsiaTheme="minorEastAsia"/>
          <w:kern w:val="2"/>
          <w:sz w:val="24"/>
          <w:szCs w:val="24"/>
          <w:lang w:val="en-US" w:eastAsia="zh-CN" w:bidi="ar-SA"/>
        </w:rPr>
      </w:pPr>
      <w:r>
        <w:rPr>
          <w:rFonts w:hint="default" w:ascii="宋体" w:hAnsi="宋体" w:cs="Times New Roman" w:eastAsiaTheme="minorEastAsia"/>
          <w:kern w:val="2"/>
          <w:sz w:val="24"/>
          <w:szCs w:val="24"/>
          <w:lang w:val="en-US" w:eastAsia="zh-CN" w:bidi="ar-SA"/>
        </w:rPr>
        <w:t>在负载电阻固定，临界状态时，改变输入激励电压Vi，观测发射极电流波形 ie</w:t>
      </w:r>
      <w:r>
        <w:rPr>
          <w:rFonts w:hint="eastAsia" w:ascii="宋体" w:hAnsi="宋体" w:cs="Times New Roman" w:eastAsiaTheme="minorEastAsia"/>
          <w:kern w:val="2"/>
          <w:sz w:val="24"/>
          <w:szCs w:val="24"/>
          <w:lang w:val="en-US" w:eastAsia="zh-CN" w:bidi="ar-SA"/>
        </w:rPr>
        <w:t>，</w:t>
      </w:r>
      <w:r>
        <w:rPr>
          <w:rFonts w:hint="default" w:ascii="宋体" w:hAnsi="宋体" w:cs="Times New Roman" w:eastAsiaTheme="minorEastAsia"/>
          <w:kern w:val="2"/>
          <w:sz w:val="24"/>
          <w:szCs w:val="24"/>
          <w:lang w:val="en-US" w:eastAsia="zh-CN" w:bidi="ar-SA"/>
        </w:rPr>
        <w:t>即</w:t>
      </w:r>
      <w:r>
        <w:rPr>
          <w:rFonts w:hint="eastAsia" w:ascii="宋体" w:hAnsi="宋体" w:cs="Times New Roman" w:eastAsiaTheme="minorEastAsia"/>
          <w:kern w:val="2"/>
          <w:sz w:val="24"/>
          <w:szCs w:val="24"/>
          <w:lang w:val="en-US" w:eastAsia="zh-CN" w:bidi="ar-SA"/>
        </w:rPr>
        <w:t>Ve</w:t>
      </w:r>
      <w:r>
        <w:rPr>
          <w:rFonts w:hint="default" w:ascii="宋体" w:hAnsi="宋体" w:cs="Times New Roman" w:eastAsiaTheme="minorEastAsia"/>
          <w:kern w:val="2"/>
          <w:sz w:val="24"/>
          <w:szCs w:val="24"/>
          <w:lang w:val="en-US" w:eastAsia="zh-CN" w:bidi="ar-SA"/>
        </w:rPr>
        <w:t>电压波形的变化：</w:t>
      </w:r>
    </w:p>
    <w:p w14:paraId="7F295110">
      <w:pPr>
        <w:pStyle w:val="23"/>
        <w:spacing w:before="156" w:beforeLines="50" w:after="156" w:afterLines="50"/>
        <w:ind w:left="0" w:leftChars="0" w:firstLine="420" w:firstLineChars="0"/>
        <w:rPr>
          <w:rFonts w:hint="default" w:ascii="宋体" w:hAnsi="宋体" w:cs="Times New Roman" w:eastAsiaTheme="minorEastAsia"/>
          <w:kern w:val="2"/>
          <w:sz w:val="24"/>
          <w:szCs w:val="24"/>
          <w:lang w:val="en-US" w:eastAsia="zh-CN" w:bidi="ar-SA"/>
        </w:rPr>
      </w:pPr>
      <w:r>
        <w:rPr>
          <w:rFonts w:hint="default" w:ascii="宋体" w:hAnsi="宋体" w:cs="Times New Roman" w:eastAsiaTheme="minorEastAsia"/>
          <w:kern w:val="2"/>
          <w:sz w:val="24"/>
          <w:szCs w:val="24"/>
          <w:lang w:val="en-US" w:eastAsia="zh-CN" w:bidi="ar-SA"/>
        </w:rPr>
        <w:t>激励电压增大：基极输入信号幅度增加，使导通角 θ 增大，集电极电流脉冲幅度和宽度均增加。若原处于临界状态，激励电压增大会使放大器进入 过压状态，电流波形出现凹陷，输出功率增长变缓甚至下降，但效率可能继续提高。</w:t>
      </w:r>
    </w:p>
    <w:p w14:paraId="43381A79">
      <w:pPr>
        <w:pStyle w:val="23"/>
        <w:spacing w:before="156" w:beforeLines="50" w:after="156" w:afterLines="50"/>
        <w:ind w:left="0" w:leftChars="0" w:firstLine="420" w:firstLineChars="0"/>
        <w:rPr>
          <w:rStyle w:val="24"/>
          <w:rFonts w:hint="default"/>
          <w:b/>
          <w:bCs/>
          <w:color w:val="000000"/>
          <w:sz w:val="24"/>
          <w:lang w:val="en-US" w:eastAsia="zh-CN"/>
        </w:rPr>
      </w:pPr>
      <w:r>
        <w:rPr>
          <w:rFonts w:hint="default" w:ascii="宋体" w:hAnsi="宋体" w:cs="Times New Roman" w:eastAsiaTheme="minorEastAsia"/>
          <w:kern w:val="2"/>
          <w:sz w:val="24"/>
          <w:szCs w:val="24"/>
          <w:lang w:val="en-US" w:eastAsia="zh-CN" w:bidi="ar-SA"/>
        </w:rPr>
        <w:t>激励电压减小：导通角 θ 减小，电流脉冲幅度和宽度下降，放大器从临界状态进入 欠压状态。输出功率随之下降，效率也降低。</w:t>
      </w:r>
    </w:p>
    <w:p w14:paraId="2EC82C5A">
      <w:pPr>
        <w:pStyle w:val="23"/>
        <w:spacing w:before="156" w:beforeLines="50" w:after="156" w:afterLines="50"/>
        <w:ind w:left="0" w:leftChars="0" w:firstLine="0" w:firstLineChars="0"/>
        <w:rPr>
          <w:rStyle w:val="24"/>
          <w:rFonts w:hint="default"/>
          <w:b/>
          <w:bCs/>
          <w:color w:val="000000"/>
          <w:sz w:val="24"/>
          <w:lang w:val="en-US" w:eastAsia="zh-CN"/>
        </w:rPr>
      </w:pPr>
      <w:r>
        <w:rPr>
          <w:rStyle w:val="24"/>
          <w:rFonts w:hint="eastAsia"/>
          <w:b/>
          <w:bCs/>
          <w:color w:val="000000"/>
          <w:sz w:val="24"/>
          <w:lang w:val="en-US" w:eastAsia="zh-CN"/>
        </w:rPr>
        <w:t xml:space="preserve">2. </w:t>
      </w:r>
      <w:r>
        <w:rPr>
          <w:rStyle w:val="24"/>
          <w:rFonts w:hint="default"/>
          <w:b/>
          <w:bCs/>
          <w:color w:val="000000"/>
          <w:sz w:val="24"/>
          <w:lang w:val="en-US" w:eastAsia="zh-CN"/>
        </w:rPr>
        <w:t>分析丙类功率放大器的特点。</w:t>
      </w:r>
    </w:p>
    <w:p w14:paraId="1BFD046F">
      <w:pPr>
        <w:pStyle w:val="23"/>
        <w:spacing w:before="156" w:beforeLines="50" w:after="156" w:afterLines="50"/>
        <w:ind w:left="0" w:leftChars="0" w:firstLine="420" w:firstLineChars="0"/>
        <w:rPr>
          <w:rFonts w:hint="eastAsia" w:ascii="宋体" w:hAnsi="宋体" w:cs="Times New Roman" w:eastAsiaTheme="minorEastAsia"/>
          <w:kern w:val="2"/>
          <w:sz w:val="24"/>
          <w:szCs w:val="24"/>
          <w:lang w:val="en-US" w:eastAsia="zh-CN" w:bidi="ar-SA"/>
        </w:rPr>
      </w:pPr>
      <w:r>
        <w:rPr>
          <w:rFonts w:hint="default" w:ascii="宋体" w:hAnsi="宋体" w:cs="Times New Roman" w:eastAsiaTheme="minorEastAsia"/>
          <w:kern w:val="2"/>
          <w:sz w:val="24"/>
          <w:szCs w:val="24"/>
          <w:lang w:val="en-US" w:eastAsia="zh-CN" w:bidi="ar-SA"/>
        </w:rPr>
        <w:t>丙类功率放大器是一种为高效功率放大而设计的高频非线性电路，其核心特点源于其小于90°的导通角设计。</w:t>
      </w:r>
      <w:r>
        <w:rPr>
          <w:rFonts w:hint="eastAsia" w:ascii="宋体" w:hAnsi="宋体" w:cs="Times New Roman" w:eastAsiaTheme="minorEastAsia"/>
          <w:kern w:val="2"/>
          <w:sz w:val="24"/>
          <w:szCs w:val="24"/>
          <w:lang w:val="en-US" w:eastAsia="zh-CN" w:bidi="ar-SA"/>
        </w:rPr>
        <w:t>其</w:t>
      </w:r>
      <w:r>
        <w:rPr>
          <w:rFonts w:hint="default" w:ascii="宋体" w:hAnsi="宋体" w:cs="Times New Roman" w:eastAsiaTheme="minorEastAsia"/>
          <w:kern w:val="2"/>
          <w:sz w:val="24"/>
          <w:szCs w:val="24"/>
          <w:lang w:val="en-US" w:eastAsia="zh-CN" w:bidi="ar-SA"/>
        </w:rPr>
        <w:t>理论值可超过80%，远高于甲类和乙类</w:t>
      </w:r>
      <w:r>
        <w:rPr>
          <w:rFonts w:hint="eastAsia" w:ascii="宋体" w:hAnsi="宋体" w:cs="Times New Roman" w:eastAsiaTheme="minorEastAsia"/>
          <w:kern w:val="2"/>
          <w:sz w:val="24"/>
          <w:szCs w:val="24"/>
          <w:lang w:val="en-US" w:eastAsia="zh-CN" w:bidi="ar-SA"/>
        </w:rPr>
        <w:t>，</w:t>
      </w:r>
      <w:r>
        <w:rPr>
          <w:rFonts w:hint="default" w:ascii="宋体" w:hAnsi="宋体" w:cs="Times New Roman" w:eastAsiaTheme="minorEastAsia"/>
          <w:kern w:val="2"/>
          <w:sz w:val="24"/>
          <w:szCs w:val="24"/>
          <w:lang w:val="en-US" w:eastAsia="zh-CN" w:bidi="ar-SA"/>
        </w:rPr>
        <w:t>为了实现高效率，晶体管被设置在负偏压或零偏压状态，仅在输入信号的正半周峰值附近短暂导通，从而使得集电极电流呈现为周期性的余弦脉冲波形。</w:t>
      </w:r>
      <w:r>
        <w:rPr>
          <w:rFonts w:hint="eastAsia" w:ascii="宋体" w:hAnsi="宋体" w:cs="Times New Roman" w:eastAsiaTheme="minorEastAsia"/>
          <w:kern w:val="2"/>
          <w:sz w:val="24"/>
          <w:szCs w:val="24"/>
          <w:lang w:val="en-US" w:eastAsia="zh-CN" w:bidi="ar-SA"/>
        </w:rPr>
        <w:t>这一点也解答了老师在实验中提到的问题“为什么丙类功放的输入一定是一个大信号”，正因为有负偏压的存在，输入信号必须有一定大才能导通放大。</w:t>
      </w:r>
    </w:p>
    <w:p w14:paraId="24535910">
      <w:pPr>
        <w:pStyle w:val="23"/>
        <w:spacing w:before="156" w:beforeLines="50" w:after="156" w:afterLines="50"/>
        <w:ind w:left="0" w:leftChars="0" w:firstLine="420" w:firstLineChars="0"/>
        <w:rPr>
          <w:rFonts w:hint="default" w:ascii="宋体" w:hAnsi="宋体" w:cs="Times New Roman" w:eastAsiaTheme="minorEastAsia"/>
          <w:kern w:val="2"/>
          <w:sz w:val="24"/>
          <w:szCs w:val="24"/>
          <w:lang w:val="en-US" w:eastAsia="zh-CN" w:bidi="ar-SA"/>
        </w:rPr>
      </w:pPr>
      <w:r>
        <w:rPr>
          <w:rFonts w:hint="default" w:ascii="宋体" w:hAnsi="宋体" w:cs="Times New Roman" w:eastAsiaTheme="minorEastAsia"/>
          <w:kern w:val="2"/>
          <w:sz w:val="24"/>
          <w:szCs w:val="24"/>
          <w:lang w:val="en-US" w:eastAsia="zh-CN" w:bidi="ar-SA"/>
        </w:rPr>
        <w:t>其工作状态依赖于外部电路参数，</w:t>
      </w:r>
      <w:r>
        <w:rPr>
          <w:rFonts w:hint="eastAsia" w:ascii="宋体" w:hAnsi="宋体" w:cs="Times New Roman" w:eastAsiaTheme="minorEastAsia"/>
          <w:kern w:val="2"/>
          <w:sz w:val="24"/>
          <w:szCs w:val="24"/>
          <w:lang w:val="en-US" w:eastAsia="zh-CN" w:bidi="ar-SA"/>
        </w:rPr>
        <w:t>由上面实验可知，</w:t>
      </w:r>
      <w:r>
        <w:rPr>
          <w:rFonts w:hint="default" w:ascii="宋体" w:hAnsi="宋体" w:cs="Times New Roman" w:eastAsiaTheme="minorEastAsia"/>
          <w:kern w:val="2"/>
          <w:sz w:val="24"/>
          <w:szCs w:val="24"/>
          <w:lang w:val="en-US" w:eastAsia="zh-CN" w:bidi="ar-SA"/>
        </w:rPr>
        <w:t>负载电阻是</w:t>
      </w:r>
      <w:r>
        <w:rPr>
          <w:rFonts w:hint="eastAsia" w:ascii="宋体" w:hAnsi="宋体" w:cs="Times New Roman" w:eastAsiaTheme="minorEastAsia"/>
          <w:kern w:val="2"/>
          <w:sz w:val="24"/>
          <w:szCs w:val="24"/>
          <w:lang w:val="en-US" w:eastAsia="zh-CN" w:bidi="ar-SA"/>
        </w:rPr>
        <w:t>可以</w:t>
      </w:r>
      <w:r>
        <w:rPr>
          <w:rFonts w:hint="default" w:ascii="宋体" w:hAnsi="宋体" w:cs="Times New Roman" w:eastAsiaTheme="minorEastAsia"/>
          <w:kern w:val="2"/>
          <w:sz w:val="24"/>
          <w:szCs w:val="24"/>
          <w:lang w:val="en-US" w:eastAsia="zh-CN" w:bidi="ar-SA"/>
        </w:rPr>
        <w:t>决定工作状态</w:t>
      </w:r>
      <w:r>
        <w:rPr>
          <w:rFonts w:hint="eastAsia" w:ascii="宋体" w:hAnsi="宋体" w:cs="Times New Roman" w:eastAsiaTheme="minorEastAsia"/>
          <w:kern w:val="2"/>
          <w:sz w:val="24"/>
          <w:szCs w:val="24"/>
          <w:lang w:val="en-US" w:eastAsia="zh-CN" w:bidi="ar-SA"/>
        </w:rPr>
        <w:t>的，</w:t>
      </w:r>
      <w:r>
        <w:rPr>
          <w:rFonts w:hint="default" w:ascii="宋体" w:hAnsi="宋体" w:cs="Times New Roman" w:eastAsiaTheme="minorEastAsia"/>
          <w:kern w:val="2"/>
          <w:sz w:val="24"/>
          <w:szCs w:val="24"/>
          <w:lang w:val="en-US" w:eastAsia="zh-CN" w:bidi="ar-SA"/>
        </w:rPr>
        <w:t>主要分为欠压、临界和过压三种状态。</w:t>
      </w:r>
    </w:p>
    <w:p w14:paraId="1222B712">
      <w:pPr>
        <w:pStyle w:val="23"/>
        <w:spacing w:before="156" w:beforeLines="50" w:after="156" w:afterLines="50"/>
        <w:rPr>
          <w:rStyle w:val="24"/>
          <w:rFonts w:hint="eastAsia"/>
          <w:color w:val="000000"/>
          <w:sz w:val="24"/>
          <w:lang w:val="en-US" w:eastAsia="zh-CN"/>
        </w:rPr>
      </w:pPr>
      <w:r>
        <w:rPr>
          <w:rStyle w:val="24"/>
          <w:rFonts w:hint="eastAsia"/>
          <w:color w:val="000000"/>
          <w:sz w:val="24"/>
        </w:rPr>
        <w:t>这种强非线性工作模式决定了其输出必须依赖LC并联谐振回路作为负载，该回路调谐于信号频率，用以滤除电流脉冲中的丰富谐波，提取出不失真的基波正弦信号，这也意味着丙类功放本质上是窄带放大器</w:t>
      </w:r>
      <w:r>
        <w:rPr>
          <w:rStyle w:val="24"/>
          <w:rFonts w:hint="eastAsia"/>
          <w:color w:val="000000"/>
          <w:sz w:val="24"/>
          <w:lang w:eastAsia="zh-CN"/>
        </w:rPr>
        <w:t>，</w:t>
      </w:r>
      <w:r>
        <w:rPr>
          <w:rStyle w:val="24"/>
          <w:rFonts w:hint="eastAsia"/>
          <w:color w:val="000000"/>
          <w:sz w:val="24"/>
          <w:lang w:val="en-US" w:eastAsia="zh-CN"/>
        </w:rPr>
        <w:t>也就是说，丙类功率放大器是通过牺牲线性度与带宽，换取了在高频条件下的卓越效率与大功率输出能力。</w:t>
      </w:r>
    </w:p>
    <w:p w14:paraId="754C9389">
      <w:pPr>
        <w:pStyle w:val="3"/>
        <w:rPr>
          <w:rFonts w:hint="eastAsia"/>
        </w:rPr>
      </w:pPr>
      <w:r>
        <w:rPr>
          <w:rFonts w:hint="eastAsia"/>
          <w:lang w:val="en-US" w:eastAsia="zh-CN"/>
        </w:rPr>
        <w:t>七</w:t>
      </w:r>
      <w:r>
        <w:rPr>
          <w:rFonts w:hint="eastAsia"/>
        </w:rPr>
        <w:t>、仿真结果</w:t>
      </w:r>
    </w:p>
    <w:p w14:paraId="0C22D2E2">
      <w:pPr>
        <w:ind w:firstLine="420" w:firstLineChars="0"/>
        <w:rPr>
          <w:rFonts w:hint="default" w:eastAsia="宋体"/>
          <w:lang w:val="en-US" w:eastAsia="zh-CN"/>
        </w:rPr>
      </w:pPr>
      <w:r>
        <w:rPr>
          <w:rFonts w:hint="eastAsia"/>
          <w:lang w:val="en-US" w:eastAsia="zh-CN"/>
        </w:rPr>
        <w:t>丙类功率放大器仿真电路图如下，为了观察丙类功放主要的工作特性，这里电路只保留主要的部分，采用最简单的谐振回路，避免了因抽头式电感的重复调谐工作降低工作效率。</w:t>
      </w:r>
    </w:p>
    <w:p w14:paraId="6655B164">
      <w:pPr>
        <w:jc w:val="center"/>
      </w:pPr>
      <w:r>
        <w:drawing>
          <wp:inline distT="0" distB="0" distL="114300" distR="114300">
            <wp:extent cx="3599815" cy="2399665"/>
            <wp:effectExtent l="0" t="0" r="6985" b="63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57"/>
                    <a:stretch>
                      <a:fillRect/>
                    </a:stretch>
                  </pic:blipFill>
                  <pic:spPr>
                    <a:xfrm>
                      <a:off x="0" y="0"/>
                      <a:ext cx="3599815" cy="2399665"/>
                    </a:xfrm>
                    <a:prstGeom prst="rect">
                      <a:avLst/>
                    </a:prstGeom>
                    <a:noFill/>
                    <a:ln>
                      <a:noFill/>
                    </a:ln>
                  </pic:spPr>
                </pic:pic>
              </a:graphicData>
            </a:graphic>
          </wp:inline>
        </w:drawing>
      </w:r>
    </w:p>
    <w:p w14:paraId="0AAC3D1C">
      <w:pPr>
        <w:ind w:firstLine="420" w:firstLineChars="0"/>
        <w:rPr>
          <w:rFonts w:hint="default" w:eastAsia="宋体"/>
          <w:lang w:val="en-US" w:eastAsia="zh-CN"/>
        </w:rPr>
      </w:pPr>
      <w:r>
        <w:rPr>
          <w:rFonts w:hint="eastAsia"/>
          <w:lang w:val="en-US" w:eastAsia="zh-CN"/>
        </w:rPr>
        <w:t>直接测量Vc，通过其体现Ic波形特性（但实际上不能代表幅度上的特性，因为负载也有变化），在现在的负载下，观察到此时为临界状态。</w:t>
      </w:r>
    </w:p>
    <w:p w14:paraId="3F3ADEDD">
      <w:r>
        <w:drawing>
          <wp:inline distT="0" distB="0" distL="114300" distR="114300">
            <wp:extent cx="5265420" cy="2074545"/>
            <wp:effectExtent l="0" t="0" r="5080" b="825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58"/>
                    <a:stretch>
                      <a:fillRect/>
                    </a:stretch>
                  </pic:blipFill>
                  <pic:spPr>
                    <a:xfrm>
                      <a:off x="0" y="0"/>
                      <a:ext cx="5265420" cy="2074545"/>
                    </a:xfrm>
                    <a:prstGeom prst="rect">
                      <a:avLst/>
                    </a:prstGeom>
                    <a:noFill/>
                    <a:ln>
                      <a:noFill/>
                    </a:ln>
                  </pic:spPr>
                </pic:pic>
              </a:graphicData>
            </a:graphic>
          </wp:inline>
        </w:drawing>
      </w:r>
    </w:p>
    <w:p w14:paraId="4D26239B">
      <w:pPr>
        <w:ind w:firstLine="420" w:firstLineChars="0"/>
        <w:rPr>
          <w:rFonts w:hint="default" w:eastAsia="宋体"/>
          <w:lang w:val="en-US" w:eastAsia="zh-CN"/>
        </w:rPr>
      </w:pPr>
      <w:r>
        <w:rPr>
          <w:rFonts w:hint="eastAsia"/>
          <w:lang w:val="en-US" w:eastAsia="zh-CN"/>
        </w:rPr>
        <w:t>后调节变阻器，改变负载特性，观察到波形逐渐呈现过压到欠压的工作状态。</w:t>
      </w:r>
    </w:p>
    <w:p w14:paraId="0CB14AF5">
      <w:pPr>
        <w:jc w:val="center"/>
        <w:rPr>
          <w:rStyle w:val="24"/>
          <w:rFonts w:hint="default"/>
          <w:color w:val="000000"/>
          <w:sz w:val="24"/>
          <w:lang w:val="en-US" w:eastAsia="zh-CN"/>
        </w:rPr>
      </w:pPr>
      <w:r>
        <w:drawing>
          <wp:inline distT="0" distB="0" distL="114300" distR="114300">
            <wp:extent cx="2592070" cy="1958340"/>
            <wp:effectExtent l="0" t="0" r="11430" b="1016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59"/>
                    <a:srcRect l="45583"/>
                    <a:stretch>
                      <a:fillRect/>
                    </a:stretch>
                  </pic:blipFill>
                  <pic:spPr>
                    <a:xfrm>
                      <a:off x="0" y="0"/>
                      <a:ext cx="2592070" cy="1958340"/>
                    </a:xfrm>
                    <a:prstGeom prst="rect">
                      <a:avLst/>
                    </a:prstGeom>
                    <a:noFill/>
                    <a:ln>
                      <a:noFill/>
                    </a:ln>
                  </pic:spPr>
                </pic:pic>
              </a:graphicData>
            </a:graphic>
          </wp:inline>
        </w:drawing>
      </w:r>
      <w:r>
        <w:drawing>
          <wp:inline distT="0" distB="0" distL="114300" distR="114300">
            <wp:extent cx="2592070" cy="1939925"/>
            <wp:effectExtent l="0" t="0" r="11430" b="3175"/>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60"/>
                    <a:srcRect l="45867"/>
                    <a:stretch>
                      <a:fillRect/>
                    </a:stretch>
                  </pic:blipFill>
                  <pic:spPr>
                    <a:xfrm>
                      <a:off x="0" y="0"/>
                      <a:ext cx="2592070" cy="1939925"/>
                    </a:xfrm>
                    <a:prstGeom prst="rect">
                      <a:avLst/>
                    </a:prstGeom>
                    <a:noFill/>
                    <a:ln>
                      <a:noFill/>
                    </a:ln>
                  </pic:spPr>
                </pic:pic>
              </a:graphicData>
            </a:graphic>
          </wp:inline>
        </w:drawing>
      </w:r>
      <w:r>
        <w:rPr>
          <w:rStyle w:val="24"/>
          <w:rFonts w:hint="default"/>
          <w:color w:val="000000"/>
          <w:sz w:val="24"/>
          <w:lang w:val="en-US" w:eastAsia="zh-CN"/>
        </w:rPr>
        <w:br w:type="page"/>
      </w:r>
    </w:p>
    <w:p w14:paraId="59B35A97">
      <w:pPr>
        <w:pStyle w:val="2"/>
      </w:pPr>
      <w:bookmarkStart w:id="22" w:name="_Toc153277380"/>
      <w:r>
        <w:rPr>
          <w:rFonts w:hint="eastAsia"/>
        </w:rPr>
        <w:t>实验五  模拟乘法器调幅及</w:t>
      </w:r>
      <w:r>
        <w:rPr>
          <w:rFonts w:hint="eastAsia"/>
          <w:lang w:val="en-US" w:eastAsia="zh-CN"/>
        </w:rPr>
        <w:t>检波</w:t>
      </w:r>
      <w:r>
        <w:rPr>
          <w:rFonts w:hint="eastAsia"/>
        </w:rPr>
        <w:t>解调</w:t>
      </w:r>
      <w:bookmarkEnd w:id="22"/>
    </w:p>
    <w:p w14:paraId="12528D4F">
      <w:pPr>
        <w:pStyle w:val="20"/>
        <w:rPr>
          <w:rFonts w:hint="eastAsia"/>
        </w:rPr>
      </w:pPr>
      <w:r>
        <w:rPr>
          <w:rFonts w:hint="eastAsia"/>
        </w:rPr>
        <w:t>一、实验目的</w:t>
      </w:r>
    </w:p>
    <w:p w14:paraId="21A4CF93">
      <w:pPr>
        <w:pStyle w:val="20"/>
        <w:rPr>
          <w:rFonts w:hint="default" w:cs="Times New Roman" w:asciiTheme="minorEastAsia" w:hAnsiTheme="minorEastAsia" w:eastAsiaTheme="minorEastAsia"/>
          <w:b/>
          <w:bCs/>
          <w:kern w:val="2"/>
          <w:sz w:val="24"/>
          <w:szCs w:val="24"/>
          <w:lang w:val="en-US" w:eastAsia="zh-CN" w:bidi="ar-SA"/>
        </w:rPr>
      </w:pPr>
      <w:r>
        <w:rPr>
          <w:rFonts w:hint="eastAsia" w:cs="Times New Roman" w:asciiTheme="minorEastAsia" w:hAnsiTheme="minorEastAsia" w:eastAsiaTheme="minorEastAsia"/>
          <w:b/>
          <w:bCs/>
          <w:kern w:val="2"/>
          <w:sz w:val="24"/>
          <w:szCs w:val="24"/>
          <w:lang w:val="en-US" w:eastAsia="zh-CN" w:bidi="ar-SA"/>
        </w:rPr>
        <w:t>（一）模拟乘法器调幅</w:t>
      </w:r>
    </w:p>
    <w:p w14:paraId="01E941CF">
      <w:pPr>
        <w:pStyle w:val="22"/>
      </w:pPr>
      <w:r>
        <w:rPr>
          <w:rFonts w:hint="eastAsia"/>
        </w:rPr>
        <w:t>1、掌握用集成模拟乘法器实现全载波调幅、抑制载波双边带调幅和音频信号单边带调幅的方法。</w:t>
      </w:r>
    </w:p>
    <w:p w14:paraId="6C8E5287">
      <w:pPr>
        <w:pStyle w:val="22"/>
      </w:pPr>
      <w:r>
        <w:rPr>
          <w:rFonts w:hint="eastAsia"/>
        </w:rPr>
        <w:t>2、研究已调波与调制信号以及载波信号的关系。</w:t>
      </w:r>
    </w:p>
    <w:p w14:paraId="2B00E4F5">
      <w:pPr>
        <w:pStyle w:val="22"/>
      </w:pPr>
      <w:r>
        <w:rPr>
          <w:rFonts w:hint="eastAsia"/>
        </w:rPr>
        <w:t>3、掌握调幅系数的测量与计算方法。</w:t>
      </w:r>
    </w:p>
    <w:p w14:paraId="5C5C4260">
      <w:pPr>
        <w:pStyle w:val="22"/>
      </w:pPr>
      <w:r>
        <w:rPr>
          <w:rFonts w:hint="eastAsia"/>
        </w:rPr>
        <w:t>4、通过实验对比全载波调幅、抑制载波双边带调幅和单边带调幅的波形。</w:t>
      </w:r>
    </w:p>
    <w:p w14:paraId="259B796D">
      <w:pPr>
        <w:pStyle w:val="22"/>
        <w:rPr>
          <w:rFonts w:hint="eastAsia"/>
        </w:rPr>
      </w:pPr>
      <w:r>
        <w:rPr>
          <w:rFonts w:hint="eastAsia"/>
        </w:rPr>
        <w:t>5、了解模拟乘法器（MC1496）的工作原理，掌握调整与测量其特性参数的方法</w:t>
      </w:r>
    </w:p>
    <w:p w14:paraId="04A7DF31">
      <w:pPr>
        <w:pStyle w:val="20"/>
        <w:rPr>
          <w:rFonts w:hint="eastAsia"/>
        </w:rPr>
      </w:pPr>
      <w:r>
        <w:rPr>
          <w:rFonts w:hint="eastAsia" w:cs="Times New Roman" w:asciiTheme="minorEastAsia" w:hAnsiTheme="minorEastAsia" w:eastAsiaTheme="minorEastAsia"/>
          <w:b/>
          <w:bCs/>
          <w:kern w:val="2"/>
          <w:sz w:val="24"/>
          <w:szCs w:val="24"/>
          <w:lang w:val="en-US" w:eastAsia="zh-CN" w:bidi="ar-SA"/>
        </w:rPr>
        <w:t>（二）包络检波及同步检波</w:t>
      </w:r>
    </w:p>
    <w:p w14:paraId="67DF219D">
      <w:pPr>
        <w:pStyle w:val="22"/>
        <w:rPr>
          <w:rFonts w:ascii="宋体" w:hAnsi="宋体"/>
        </w:rPr>
      </w:pPr>
      <w:r>
        <w:rPr>
          <w:rFonts w:hint="eastAsia" w:ascii="宋体" w:hAnsi="宋体"/>
        </w:rPr>
        <w:t>1、</w:t>
      </w:r>
      <w:r>
        <w:rPr>
          <w:rFonts w:hint="eastAsia" w:ascii="宋体" w:hAnsi="宋体"/>
        </w:rPr>
        <w:tab/>
      </w:r>
      <w:r>
        <w:rPr>
          <w:rFonts w:hint="eastAsia" w:ascii="宋体" w:hAnsi="宋体"/>
        </w:rPr>
        <w:t>进一步了解调幅波的原理，掌握调幅波的解调方法。</w:t>
      </w:r>
    </w:p>
    <w:p w14:paraId="761974B9">
      <w:pPr>
        <w:pStyle w:val="22"/>
        <w:rPr>
          <w:rFonts w:ascii="宋体" w:hAnsi="宋体"/>
        </w:rPr>
      </w:pPr>
      <w:r>
        <w:rPr>
          <w:rFonts w:hint="eastAsia" w:ascii="宋体" w:hAnsi="宋体"/>
        </w:rPr>
        <w:t>2、</w:t>
      </w:r>
      <w:r>
        <w:rPr>
          <w:rFonts w:hint="eastAsia" w:ascii="宋体" w:hAnsi="宋体"/>
        </w:rPr>
        <w:tab/>
      </w:r>
      <w:r>
        <w:rPr>
          <w:rFonts w:hint="eastAsia" w:ascii="宋体" w:hAnsi="宋体"/>
        </w:rPr>
        <w:t>掌握二极管峰值包络检波的原理。</w:t>
      </w:r>
    </w:p>
    <w:p w14:paraId="499FE49A">
      <w:pPr>
        <w:pStyle w:val="22"/>
        <w:rPr>
          <w:rFonts w:ascii="宋体" w:hAnsi="宋体"/>
        </w:rPr>
      </w:pPr>
      <w:r>
        <w:rPr>
          <w:rFonts w:hint="eastAsia" w:ascii="宋体" w:hAnsi="宋体"/>
        </w:rPr>
        <w:t>3、</w:t>
      </w:r>
      <w:r>
        <w:rPr>
          <w:rFonts w:hint="eastAsia" w:ascii="宋体" w:hAnsi="宋体"/>
        </w:rPr>
        <w:tab/>
      </w:r>
      <w:r>
        <w:rPr>
          <w:rFonts w:hint="eastAsia" w:ascii="宋体" w:hAnsi="宋体"/>
        </w:rPr>
        <w:t>掌握包络检波器的主要质量指标，检波效率及各种波形失真的现象，分析产生的原因并思考克服的方法。</w:t>
      </w:r>
    </w:p>
    <w:p w14:paraId="5E6A7012">
      <w:pPr>
        <w:pStyle w:val="22"/>
        <w:rPr>
          <w:rFonts w:hint="eastAsia"/>
        </w:rPr>
      </w:pPr>
      <w:r>
        <w:rPr>
          <w:rFonts w:hint="eastAsia" w:ascii="宋体" w:hAnsi="宋体"/>
        </w:rPr>
        <w:t>4、</w:t>
      </w:r>
      <w:r>
        <w:rPr>
          <w:rFonts w:hint="eastAsia" w:ascii="宋体" w:hAnsi="宋体"/>
        </w:rPr>
        <w:tab/>
      </w:r>
      <w:r>
        <w:rPr>
          <w:rFonts w:hint="eastAsia" w:ascii="宋体" w:hAnsi="宋体"/>
        </w:rPr>
        <w:t>掌握用集成电路实现同步检波的方法。</w:t>
      </w:r>
    </w:p>
    <w:p w14:paraId="61D4E5C8">
      <w:pPr>
        <w:pStyle w:val="20"/>
        <w:rPr>
          <w:rFonts w:hint="eastAsia"/>
        </w:rPr>
      </w:pPr>
      <w:r>
        <w:rPr>
          <w:rFonts w:hint="eastAsia"/>
        </w:rPr>
        <w:t>二、实验内容</w:t>
      </w:r>
    </w:p>
    <w:p w14:paraId="187BDB47">
      <w:pPr>
        <w:pStyle w:val="20"/>
        <w:rPr>
          <w:rFonts w:hint="eastAsia"/>
        </w:rPr>
      </w:pPr>
      <w:r>
        <w:rPr>
          <w:rFonts w:hint="eastAsia" w:cs="Times New Roman" w:asciiTheme="minorEastAsia" w:hAnsiTheme="minorEastAsia" w:eastAsiaTheme="minorEastAsia"/>
          <w:b/>
          <w:bCs/>
          <w:kern w:val="2"/>
          <w:sz w:val="24"/>
          <w:szCs w:val="24"/>
          <w:lang w:val="en-US" w:eastAsia="zh-CN" w:bidi="ar-SA"/>
        </w:rPr>
        <w:t>（一）模拟乘法器调幅</w:t>
      </w:r>
    </w:p>
    <w:p w14:paraId="44B56FD1">
      <w:pPr>
        <w:pStyle w:val="22"/>
      </w:pPr>
      <w:r>
        <w:rPr>
          <w:rFonts w:hint="eastAsia"/>
        </w:rPr>
        <w:t>1、实现全载波调幅，改变调幅度，观察波形变化并计算调幅度。</w:t>
      </w:r>
    </w:p>
    <w:p w14:paraId="7F8F8102">
      <w:pPr>
        <w:pStyle w:val="22"/>
      </w:pPr>
      <w:r>
        <w:rPr>
          <w:rFonts w:hint="eastAsia"/>
        </w:rPr>
        <w:t>2、实现抑制载波的双边带调幅波。</w:t>
      </w:r>
    </w:p>
    <w:p w14:paraId="3F5532FF">
      <w:pPr>
        <w:pStyle w:val="22"/>
        <w:rPr>
          <w:rFonts w:hint="eastAsia"/>
        </w:rPr>
      </w:pPr>
      <w:r>
        <w:rPr>
          <w:rFonts w:hint="eastAsia"/>
        </w:rPr>
        <w:t>3、实现单边带调幅。</w:t>
      </w:r>
    </w:p>
    <w:p w14:paraId="2E5E68F2">
      <w:pPr>
        <w:pStyle w:val="20"/>
        <w:rPr>
          <w:rFonts w:hint="eastAsia" w:cs="Times New Roman" w:asciiTheme="minorEastAsia" w:hAnsiTheme="minorEastAsia" w:eastAsiaTheme="minorEastAsia"/>
          <w:b/>
          <w:bCs/>
          <w:kern w:val="2"/>
          <w:sz w:val="24"/>
          <w:szCs w:val="24"/>
          <w:lang w:val="en-US" w:eastAsia="zh-CN" w:bidi="ar-SA"/>
        </w:rPr>
      </w:pPr>
      <w:r>
        <w:rPr>
          <w:rFonts w:hint="eastAsia" w:cs="Times New Roman" w:asciiTheme="minorEastAsia" w:hAnsiTheme="minorEastAsia" w:eastAsiaTheme="minorEastAsia"/>
          <w:b/>
          <w:bCs/>
          <w:kern w:val="2"/>
          <w:sz w:val="24"/>
          <w:szCs w:val="24"/>
          <w:lang w:val="en-US" w:eastAsia="zh-CN" w:bidi="ar-SA"/>
        </w:rPr>
        <w:t>（二）包络检波及同步检波</w:t>
      </w:r>
    </w:p>
    <w:p w14:paraId="3FB61402">
      <w:pPr>
        <w:pStyle w:val="22"/>
        <w:rPr>
          <w:rFonts w:ascii="宋体" w:hAnsi="宋体"/>
        </w:rPr>
      </w:pPr>
      <w:r>
        <w:rPr>
          <w:rFonts w:hint="eastAsia" w:ascii="宋体" w:hAnsi="宋体"/>
        </w:rPr>
        <w:t>1、</w:t>
      </w:r>
      <w:r>
        <w:rPr>
          <w:rFonts w:hint="eastAsia" w:ascii="宋体" w:hAnsi="宋体"/>
        </w:rPr>
        <w:tab/>
      </w:r>
      <w:r>
        <w:rPr>
          <w:rFonts w:hint="eastAsia" w:ascii="宋体" w:hAnsi="宋体"/>
        </w:rPr>
        <w:t>完成普通调幅波的解调。</w:t>
      </w:r>
    </w:p>
    <w:p w14:paraId="472A640C">
      <w:pPr>
        <w:pStyle w:val="22"/>
        <w:rPr>
          <w:rFonts w:ascii="宋体" w:hAnsi="宋体"/>
        </w:rPr>
      </w:pPr>
      <w:r>
        <w:rPr>
          <w:rFonts w:hint="eastAsia" w:ascii="宋体" w:hAnsi="宋体"/>
        </w:rPr>
        <w:t>2、</w:t>
      </w:r>
      <w:r>
        <w:rPr>
          <w:rFonts w:hint="eastAsia" w:ascii="宋体" w:hAnsi="宋体"/>
        </w:rPr>
        <w:tab/>
      </w:r>
      <w:r>
        <w:rPr>
          <w:rFonts w:hint="eastAsia" w:ascii="宋体" w:hAnsi="宋体"/>
        </w:rPr>
        <w:t>观察抑制载波的双边带调幅波的解调。</w:t>
      </w:r>
    </w:p>
    <w:p w14:paraId="5E7A2622">
      <w:pPr>
        <w:pStyle w:val="22"/>
        <w:rPr>
          <w:rFonts w:hint="eastAsia" w:cs="Times New Roman" w:asciiTheme="minorEastAsia" w:hAnsiTheme="minorEastAsia" w:eastAsiaTheme="minorEastAsia"/>
          <w:b/>
          <w:bCs/>
          <w:kern w:val="2"/>
          <w:sz w:val="24"/>
          <w:szCs w:val="24"/>
          <w:lang w:val="en-US" w:eastAsia="zh-CN" w:bidi="ar-SA"/>
        </w:rPr>
      </w:pPr>
      <w:r>
        <w:rPr>
          <w:rFonts w:hint="eastAsia" w:ascii="宋体" w:hAnsi="宋体"/>
        </w:rPr>
        <w:t>3、</w:t>
      </w:r>
      <w:r>
        <w:rPr>
          <w:rFonts w:hint="eastAsia" w:ascii="宋体" w:hAnsi="宋体"/>
        </w:rPr>
        <w:tab/>
      </w:r>
      <w:r>
        <w:rPr>
          <w:rFonts w:hint="eastAsia" w:ascii="宋体" w:hAnsi="宋体"/>
        </w:rPr>
        <w:t>观察普通调幅波解调中的对角切割失真，底部切割失真以及检波器不加高频滤波时的现象。</w:t>
      </w:r>
    </w:p>
    <w:p w14:paraId="2F543DE0">
      <w:pPr>
        <w:pStyle w:val="20"/>
      </w:pPr>
      <w:r>
        <w:rPr>
          <w:rFonts w:hint="eastAsia"/>
        </w:rPr>
        <w:t>三、实验器材</w:t>
      </w:r>
    </w:p>
    <w:p w14:paraId="4DD695B6">
      <w:pPr>
        <w:pStyle w:val="22"/>
      </w:pPr>
      <w:r>
        <w:rPr>
          <w:rFonts w:hint="eastAsia"/>
        </w:rPr>
        <w:t>1、信号源模块                           1块</w:t>
      </w:r>
    </w:p>
    <w:p w14:paraId="3C3A5111">
      <w:pPr>
        <w:pStyle w:val="22"/>
      </w:pPr>
      <w:r>
        <w:rPr>
          <w:rFonts w:hint="eastAsia"/>
        </w:rPr>
        <w:t>2、频率计模块                           1块</w:t>
      </w:r>
    </w:p>
    <w:p w14:paraId="2444CCDF">
      <w:pPr>
        <w:pStyle w:val="22"/>
      </w:pPr>
      <w:r>
        <w:rPr>
          <w:rFonts w:hint="eastAsia"/>
        </w:rPr>
        <w:t>3、4 号板                               1块</w:t>
      </w:r>
    </w:p>
    <w:p w14:paraId="7E745CBA">
      <w:pPr>
        <w:pStyle w:val="22"/>
      </w:pPr>
      <w:r>
        <w:rPr>
          <w:rFonts w:hint="eastAsia"/>
        </w:rPr>
        <w:t>4、双踪示波器                           1台</w:t>
      </w:r>
    </w:p>
    <w:p w14:paraId="511643FB">
      <w:pPr>
        <w:pStyle w:val="22"/>
      </w:pPr>
      <w:r>
        <w:rPr>
          <w:rFonts w:hint="eastAsia"/>
        </w:rPr>
        <w:t>5、万用表                               1块</w:t>
      </w:r>
    </w:p>
    <w:p w14:paraId="29E47AB5">
      <w:pPr>
        <w:pStyle w:val="20"/>
        <w:rPr>
          <w:rFonts w:hint="eastAsia"/>
        </w:rPr>
      </w:pPr>
      <w:r>
        <w:rPr>
          <w:rFonts w:hint="eastAsia"/>
        </w:rPr>
        <w:t>四、实验原理</w:t>
      </w:r>
    </w:p>
    <w:p w14:paraId="19F2FF84">
      <w:pPr>
        <w:pStyle w:val="20"/>
        <w:rPr>
          <w:rFonts w:hint="eastAsia"/>
        </w:rPr>
      </w:pPr>
      <w:r>
        <w:rPr>
          <w:rFonts w:hint="eastAsia" w:cs="Times New Roman" w:asciiTheme="minorEastAsia" w:hAnsiTheme="minorEastAsia" w:eastAsiaTheme="minorEastAsia"/>
          <w:b/>
          <w:bCs/>
          <w:kern w:val="2"/>
          <w:sz w:val="24"/>
          <w:szCs w:val="24"/>
          <w:lang w:val="en-US" w:eastAsia="zh-CN" w:bidi="ar-SA"/>
        </w:rPr>
        <w:t>（一）模拟乘法器调幅</w:t>
      </w:r>
    </w:p>
    <w:p w14:paraId="3D442980">
      <w:pPr>
        <w:pStyle w:val="22"/>
        <w:ind w:firstLine="480" w:firstLineChars="200"/>
      </w:pPr>
      <w:r>
        <w:rPr>
          <w:rFonts w:hint="eastAsia"/>
        </w:rPr>
        <w:t>幅度调制就是载波的振幅（包络）随调制信号的参数变化而变化。本实验中载波是由高频信号源产生的465KHz高频信号，1KHz的低频信号为调制信号。振幅调制器即为产生调幅信号的装置。</w:t>
      </w:r>
    </w:p>
    <w:p w14:paraId="7AF8F2BB">
      <w:pPr>
        <w:pStyle w:val="22"/>
      </w:pPr>
      <w:r>
        <w:rPr>
          <w:rFonts w:hint="eastAsia"/>
        </w:rPr>
        <w:t>1、集成模拟乘法器的内部结构</w:t>
      </w:r>
    </w:p>
    <w:p w14:paraId="2C17786E">
      <w:pPr>
        <w:pStyle w:val="22"/>
      </w:pPr>
      <w:r>
        <w:rPr>
          <w:rFonts w:hint="eastAsia"/>
        </w:rPr>
        <w:t>成模拟乘法器是完成两个模拟量（电压或电流）相乘的电子器件。在高频电子线路中，振幅调制、同步检波、混频、倍频、鉴频、鉴相等调制与解调的过程，均可视为两个信号相乘或包含相乘的过程。采用集成模拟乘法器实现上述功能，比采用分离器件如二极管和三极管要简单得多，而且性能优越。所以目前无线通信、广播电视等方面应用较多。集成模拟乘法器常见产品有BG314、F1595、F1596、MC1495、MC1496、LM1595、LM1596等。</w:t>
      </w:r>
    </w:p>
    <w:p w14:paraId="09032AB1">
      <w:pPr>
        <w:pStyle w:val="22"/>
      </w:pPr>
      <w:r>
        <w:rPr>
          <w:rFonts w:hint="eastAsia"/>
        </w:rPr>
        <w:t>（1）MC1496的内部结构</w:t>
      </w:r>
    </w:p>
    <w:p w14:paraId="3B84EAF7">
      <w:pPr>
        <w:pStyle w:val="22"/>
        <w:ind w:firstLine="480" w:firstLineChars="200"/>
      </w:pPr>
      <w:r>
        <w:rPr>
          <w:rFonts w:hint="eastAsia"/>
        </w:rPr>
        <w:t>在本实验中采用集成模拟乘法器MC1496来完成调幅作用。MC1496是四象限模拟乘法器，其内部电路图和引脚图如图5-1所示。其中Q1、Q2与Q3、Q4组成双差分放大器，以反极性方式相连接，而且两组差分对的恒流源Q5与Q6又组成一对差分电路，因此恒流源的控制电压可正可负，以此实现了四象限工作。Q7、Q8为差分放大器Q5与Q6的恒流源。</w:t>
      </w:r>
    </w:p>
    <w:p w14:paraId="6C74A324">
      <w:pPr>
        <w:spacing w:before="156" w:beforeLines="50" w:after="156" w:afterLines="50"/>
        <w:jc w:val="center"/>
      </w:pPr>
      <w:r>
        <w:drawing>
          <wp:inline distT="0" distB="0" distL="0" distR="0">
            <wp:extent cx="2359025" cy="1767840"/>
            <wp:effectExtent l="0" t="0" r="3175" b="10160"/>
            <wp:docPr id="146099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959" name="图片 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2364492" cy="1771476"/>
                    </a:xfrm>
                    <a:prstGeom prst="rect">
                      <a:avLst/>
                    </a:prstGeom>
                    <a:noFill/>
                  </pic:spPr>
                </pic:pic>
              </a:graphicData>
            </a:graphic>
          </wp:inline>
        </w:drawing>
      </w:r>
      <w:r>
        <w:drawing>
          <wp:inline distT="0" distB="0" distL="0" distR="0">
            <wp:extent cx="1718310" cy="1341120"/>
            <wp:effectExtent l="0" t="0" r="8890" b="5080"/>
            <wp:docPr id="8784470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47009" name="图片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1721332" cy="1343291"/>
                    </a:xfrm>
                    <a:prstGeom prst="rect">
                      <a:avLst/>
                    </a:prstGeom>
                    <a:noFill/>
                  </pic:spPr>
                </pic:pic>
              </a:graphicData>
            </a:graphic>
          </wp:inline>
        </w:drawing>
      </w:r>
    </w:p>
    <w:p w14:paraId="6B2B88B1">
      <w:pPr>
        <w:spacing w:before="156" w:beforeLines="50" w:after="156" w:afterLines="50"/>
        <w:ind w:firstLine="2400" w:firstLineChars="1000"/>
      </w:pPr>
      <w:r>
        <w:rPr>
          <w:rFonts w:hint="eastAsia"/>
        </w:rPr>
        <w:t xml:space="preserve">（a）内部结构 </w:t>
      </w:r>
      <w:r>
        <w:t xml:space="preserve">                </w:t>
      </w:r>
      <w:r>
        <w:rPr>
          <w:rFonts w:hint="eastAsia"/>
        </w:rPr>
        <w:t>（b）引脚图</w:t>
      </w:r>
    </w:p>
    <w:p w14:paraId="0C858277">
      <w:pPr>
        <w:pStyle w:val="22"/>
        <w:jc w:val="center"/>
      </w:pPr>
      <w:r>
        <w:rPr>
          <w:rFonts w:hint="eastAsia"/>
        </w:rPr>
        <w:t>图5</w:t>
      </w:r>
      <w:r>
        <w:t xml:space="preserve">-1 </w:t>
      </w:r>
      <w:r>
        <w:rPr>
          <w:rFonts w:hint="eastAsia"/>
        </w:rPr>
        <w:t>MC1496的内部电路及引脚图</w:t>
      </w:r>
    </w:p>
    <w:p w14:paraId="46D2D21B">
      <w:pPr>
        <w:pStyle w:val="22"/>
      </w:pPr>
      <w:r>
        <w:rPr>
          <w:rFonts w:hint="eastAsia"/>
        </w:rPr>
        <w:t>（2）静态工作点的设定</w:t>
      </w:r>
    </w:p>
    <w:p w14:paraId="29824C45">
      <w:pPr>
        <w:pStyle w:val="22"/>
      </w:pPr>
      <w:r>
        <w:rPr>
          <w:rFonts w:hint="eastAsia"/>
        </w:rPr>
        <w:t>a.静态偏置电压的设置</w:t>
      </w:r>
    </w:p>
    <w:p w14:paraId="06B4B5AE">
      <w:pPr>
        <w:pStyle w:val="22"/>
        <w:ind w:firstLine="480" w:firstLineChars="200"/>
      </w:pPr>
      <w:r>
        <w:rPr>
          <w:rFonts w:hint="eastAsia"/>
        </w:rPr>
        <w:t>静态偏置电压的设置应保证各个晶体管工作在放大状态，即晶体管的集-基极间的电压应大于或等于2V，小于或等于最大允许工作电压。</w:t>
      </w:r>
    </w:p>
    <w:p w14:paraId="5DAA9A0B">
      <w:pPr>
        <w:pStyle w:val="22"/>
      </w:pPr>
      <w:r>
        <w:t>b.</w:t>
      </w:r>
      <w:r>
        <w:rPr>
          <w:rFonts w:hint="eastAsia"/>
        </w:rPr>
        <w:t>静态偏置电流的确定</w:t>
      </w:r>
    </w:p>
    <w:p w14:paraId="7C995D45">
      <w:pPr>
        <w:pStyle w:val="22"/>
        <w:ind w:firstLine="480" w:firstLineChars="200"/>
      </w:pPr>
      <w:r>
        <w:rPr>
          <w:rFonts w:hint="eastAsia"/>
        </w:rPr>
        <w:t>静态偏置电流主要由恒流源I0的值来确定。当器件为单电源工作时，引脚14接地，5脚通过一电阻R接正电源+VCC由于I0是I5的镜像电流，所以改变R可以调节I0的大小，即</w:t>
      </w:r>
    </w:p>
    <w:p w14:paraId="50277FE2">
      <w:pPr>
        <w:pStyle w:val="22"/>
        <w:jc w:val="center"/>
      </w:pPr>
      <w:r>
        <w:object>
          <v:shape id="_x0000_i1029" o:spt="75" type="#_x0000_t75" style="height:27.45pt;width:88.3pt;" o:ole="t" filled="f" o:preferrelative="t" stroked="f" coordsize="21600,21600">
            <v:path/>
            <v:fill on="f" focussize="0,0"/>
            <v:stroke on="f" joinstyle="miter"/>
            <v:imagedata r:id="rId64" o:title=""/>
            <o:lock v:ext="edit" aspectratio="t"/>
            <w10:wrap type="none"/>
            <w10:anchorlock/>
          </v:shape>
          <o:OLEObject Type="Embed" ProgID="Equation.DSMT4" ShapeID="_x0000_i1029" DrawAspect="Content" ObjectID="_1468075730" r:id="rId63">
            <o:LockedField>false</o:LockedField>
          </o:OLEObject>
        </w:object>
      </w:r>
    </w:p>
    <w:p w14:paraId="523FB2B2">
      <w:pPr>
        <w:pStyle w:val="22"/>
      </w:pPr>
      <w:r>
        <w:rPr>
          <w:rFonts w:hint="eastAsia"/>
        </w:rPr>
        <w:t>当器件为双电源工作时，引脚14接负电源-Vee，5脚通过一电阻R接地，所以改变R可以调节I0的大小，即</w:t>
      </w:r>
    </w:p>
    <w:p w14:paraId="3EBCC736">
      <w:pPr>
        <w:pStyle w:val="22"/>
        <w:jc w:val="center"/>
      </w:pPr>
      <w:r>
        <w:object>
          <v:shape id="_x0000_i1030" o:spt="75" type="#_x0000_t75" style="height:28.3pt;width:88.3pt;" o:ole="t" filled="f" o:preferrelative="t" stroked="f" coordsize="21600,21600">
            <v:path/>
            <v:fill on="f" focussize="0,0"/>
            <v:stroke on="f" joinstyle="miter"/>
            <v:imagedata r:id="rId66" o:title=""/>
            <o:lock v:ext="edit" aspectratio="t"/>
            <w10:wrap type="none"/>
            <w10:anchorlock/>
          </v:shape>
          <o:OLEObject Type="Embed" ProgID="Equation.DSMT4" ShapeID="_x0000_i1030" DrawAspect="Content" ObjectID="_1468075731" r:id="rId65">
            <o:LockedField>false</o:LockedField>
          </o:OLEObject>
        </w:object>
      </w:r>
    </w:p>
    <w:p w14:paraId="5B18C29B">
      <w:pPr>
        <w:pStyle w:val="22"/>
      </w:pPr>
      <w:r>
        <w:rPr>
          <w:rFonts w:hint="eastAsia"/>
        </w:rPr>
        <w:t>根据MC1496的性能参数，器件的静态电流应小于4mA，一般取</w:t>
      </w:r>
      <w:r>
        <w:t>I0=I5=1mA</w:t>
      </w:r>
      <w:r>
        <w:rPr>
          <w:rFonts w:hint="eastAsia"/>
        </w:rPr>
        <w:t>。在本实验电路中R用6.8KΩ的电阻R15代替。</w:t>
      </w:r>
    </w:p>
    <w:p w14:paraId="4D1FC97E">
      <w:pPr>
        <w:pStyle w:val="22"/>
      </w:pPr>
      <w:r>
        <w:rPr>
          <w:rFonts w:hint="eastAsia"/>
        </w:rPr>
        <w:t>2、实验电路说明</w:t>
      </w:r>
    </w:p>
    <w:p w14:paraId="5781B286">
      <w:pPr>
        <w:pStyle w:val="22"/>
        <w:ind w:firstLine="480" w:firstLineChars="200"/>
        <w:rPr>
          <w:rFonts w:hint="eastAsia"/>
        </w:rPr>
      </w:pPr>
      <w:r>
        <w:rPr>
          <w:rFonts w:hint="eastAsia"/>
        </w:rPr>
        <w:t>用MC1496集成电路构成的调幅器电路图如图5-2（见本实验后）所示。图中W1用来调节引出脚1、4之间的平衡，器件采用双电源方式供电（＋12V，－8V），所以5脚偏置电阻R15接地。电阻R1、R2、R4、R5、R6为器件提供静态偏置电压，保证器件内部的各个晶体管工作在放大状态。载波信号加在V1－V4的输入端，即引脚8、10之间；载波信号VC经高频耦合电容C1从10脚输入，C2为高频旁路电容，使8脚交流接地。调制信号加在差动放大器V5、V6的输入端，即引脚1、4之间，调制信号vΩ经低频偶合电容C5从1脚输入。2、3脚外接1KΩ电阻，以扩大调制信号动态范围。当电阻增大，线性范围增大，但乘法器的增益随之减小。已调制信号取自双差动放大器的两集电极（即引出脚6、12之间）输出。</w:t>
      </w:r>
    </w:p>
    <w:p w14:paraId="43B9B0BF">
      <w:pPr>
        <w:pStyle w:val="20"/>
        <w:rPr>
          <w:rFonts w:hint="eastAsia" w:cs="Times New Roman" w:asciiTheme="minorEastAsia" w:hAnsiTheme="minorEastAsia" w:eastAsiaTheme="minorEastAsia"/>
          <w:b/>
          <w:bCs/>
          <w:kern w:val="2"/>
          <w:sz w:val="24"/>
          <w:szCs w:val="24"/>
          <w:lang w:val="en-US" w:eastAsia="zh-CN" w:bidi="ar-SA"/>
        </w:rPr>
      </w:pPr>
      <w:r>
        <w:rPr>
          <w:rFonts w:hint="eastAsia" w:cs="Times New Roman" w:asciiTheme="minorEastAsia" w:hAnsiTheme="minorEastAsia" w:eastAsiaTheme="minorEastAsia"/>
          <w:b/>
          <w:bCs/>
          <w:kern w:val="2"/>
          <w:sz w:val="24"/>
          <w:szCs w:val="24"/>
          <w:lang w:val="en-US" w:eastAsia="zh-CN" w:bidi="ar-SA"/>
        </w:rPr>
        <w:t>（二）包络检波及同步检波</w:t>
      </w:r>
    </w:p>
    <w:p w14:paraId="65026E3A">
      <w:pPr>
        <w:pStyle w:val="22"/>
        <w:ind w:firstLine="480" w:firstLineChars="200"/>
        <w:rPr>
          <w:rFonts w:ascii="宋体" w:hAnsi="宋体"/>
        </w:rPr>
      </w:pPr>
      <w:r>
        <w:rPr>
          <w:rFonts w:hint="eastAsia" w:ascii="宋体" w:hAnsi="宋体"/>
        </w:rPr>
        <w:t>检波过程是一个解调过程，它与调制过程正好相反。检波器的作用是从振幅受调制的高频信号中还原出原调制的信号。还原所得的信号，与高频调幅信号的包络变化规律一致，故又称为包络检波器。</w:t>
      </w:r>
    </w:p>
    <w:p w14:paraId="294BA540">
      <w:pPr>
        <w:pStyle w:val="22"/>
        <w:rPr>
          <w:rFonts w:ascii="宋体" w:hAnsi="宋体"/>
        </w:rPr>
      </w:pPr>
      <w:r>
        <w:rPr>
          <w:rFonts w:hint="eastAsia" w:ascii="宋体" w:hAnsi="宋体"/>
        </w:rPr>
        <w:t>假如输入信号是高频等幅信号，则输出就是直流电压。这是检波器的一种特殊情况，在测量仪器中应用比较多。例如某些高频伏特计的探头，就是采用这种检波原理。</w:t>
      </w:r>
    </w:p>
    <w:p w14:paraId="2DC1B966">
      <w:pPr>
        <w:pStyle w:val="22"/>
        <w:ind w:firstLine="480" w:firstLineChars="200"/>
        <w:rPr>
          <w:rFonts w:ascii="宋体" w:hAnsi="宋体"/>
        </w:rPr>
      </w:pPr>
      <w:r>
        <w:rPr>
          <w:rFonts w:hint="eastAsia" w:ascii="宋体" w:hAnsi="宋体"/>
        </w:rPr>
        <w:t>若输入信号是调幅波，则输出就是原调制信号。这种情况应用最广泛，如各种连续波工作的调幅接收机的检波器即属此类。</w:t>
      </w:r>
    </w:p>
    <w:p w14:paraId="58A85420">
      <w:pPr>
        <w:pStyle w:val="22"/>
        <w:ind w:firstLine="480" w:firstLineChars="200"/>
        <w:rPr>
          <w:rFonts w:ascii="宋体" w:hAnsi="宋体"/>
        </w:rPr>
      </w:pPr>
      <w:r>
        <w:rPr>
          <w:rFonts w:hint="eastAsia" w:ascii="宋体" w:hAnsi="宋体"/>
        </w:rPr>
        <w:t>从频谱来看，检波就是将调幅信号频谱由高频搬移到低频，如图6</w:t>
      </w:r>
      <w:r>
        <w:rPr>
          <w:rFonts w:ascii="宋体" w:hAnsi="宋体"/>
        </w:rPr>
        <w:t>-</w:t>
      </w:r>
      <w:r>
        <w:rPr>
          <w:rFonts w:hint="eastAsia" w:ascii="宋体" w:hAnsi="宋体"/>
        </w:rPr>
        <w:t>1所示（此图为单音频Ω调制的情况）。检波过程也是应用非线性器件进行频率变换，首先产生许多新频率，然后通过滤波器，滤除无用频率分量，取出所需要的原调制信号。</w:t>
      </w:r>
    </w:p>
    <w:p w14:paraId="4CB03959">
      <w:pPr>
        <w:pStyle w:val="22"/>
        <w:ind w:firstLine="480" w:firstLineChars="200"/>
        <w:rPr>
          <w:rFonts w:ascii="宋体" w:hAnsi="宋体"/>
        </w:rPr>
      </w:pPr>
      <w:r>
        <w:rPr>
          <w:rFonts w:hint="eastAsia" w:ascii="宋体" w:hAnsi="宋体"/>
        </w:rPr>
        <w:t>常用的检波方法有包络检波和同步检波两种。全载波振幅调制信号的包络直接反映了调制信号的变化规律，可以用二极管包络检波的方法进行解调。而抑制载波的双边带或单边带振幅调制信号的包络不能直接反映调制信号的变化规律，无法用包络检波进行解调，所以采用同步检波方法。</w:t>
      </w:r>
    </w:p>
    <w:p w14:paraId="7F82429E">
      <w:pPr>
        <w:pStyle w:val="22"/>
        <w:jc w:val="center"/>
        <w:rPr>
          <w:rFonts w:ascii="宋体" w:hAnsi="宋体"/>
        </w:rPr>
      </w:pPr>
      <w:r>
        <w:rPr>
          <w:rFonts w:ascii="宋体" w:hAnsi="宋体"/>
        </w:rPr>
        <w:drawing>
          <wp:inline distT="0" distB="0" distL="0" distR="0">
            <wp:extent cx="2279015" cy="1162050"/>
            <wp:effectExtent l="0" t="0" r="0" b="0"/>
            <wp:docPr id="82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6"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2281625" cy="1163140"/>
                    </a:xfrm>
                    <a:prstGeom prst="rect">
                      <a:avLst/>
                    </a:prstGeom>
                    <a:noFill/>
                    <a:ln>
                      <a:noFill/>
                    </a:ln>
                  </pic:spPr>
                </pic:pic>
              </a:graphicData>
            </a:graphic>
          </wp:inline>
        </w:drawing>
      </w:r>
      <w:r>
        <w:rPr>
          <w:rFonts w:ascii="宋体" w:hAnsi="宋体"/>
        </w:rPr>
        <w:drawing>
          <wp:inline distT="0" distB="0" distL="0" distR="0">
            <wp:extent cx="2314575" cy="1179830"/>
            <wp:effectExtent l="0" t="0" r="0" b="0"/>
            <wp:docPr id="82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7" name="Picture 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2325269" cy="1185387"/>
                    </a:xfrm>
                    <a:prstGeom prst="rect">
                      <a:avLst/>
                    </a:prstGeom>
                    <a:noFill/>
                    <a:ln>
                      <a:noFill/>
                    </a:ln>
                  </pic:spPr>
                </pic:pic>
              </a:graphicData>
            </a:graphic>
          </wp:inline>
        </w:drawing>
      </w:r>
    </w:p>
    <w:p w14:paraId="25A382C1">
      <w:pPr>
        <w:pStyle w:val="22"/>
        <w:jc w:val="center"/>
        <w:rPr>
          <w:rFonts w:ascii="宋体" w:hAnsi="宋体"/>
        </w:rPr>
      </w:pPr>
      <w:r>
        <w:rPr>
          <w:rFonts w:hint="eastAsia" w:ascii="宋体" w:hAnsi="宋体"/>
        </w:rPr>
        <w:t>图</w:t>
      </w:r>
      <w:r>
        <w:rPr>
          <w:rFonts w:hint="eastAsia" w:ascii="宋体" w:hAnsi="宋体"/>
          <w:lang w:val="en-US" w:eastAsia="zh-CN"/>
        </w:rPr>
        <w:t>5-2</w:t>
      </w:r>
      <w:r>
        <w:rPr>
          <w:rFonts w:ascii="宋体" w:hAnsi="宋体"/>
        </w:rPr>
        <w:t xml:space="preserve"> </w:t>
      </w:r>
      <w:r>
        <w:rPr>
          <w:rFonts w:hint="eastAsia" w:ascii="宋体" w:hAnsi="宋体"/>
        </w:rPr>
        <w:t>检波前后频谱</w:t>
      </w:r>
    </w:p>
    <w:p w14:paraId="51765522">
      <w:pPr>
        <w:pStyle w:val="22"/>
        <w:rPr>
          <w:rFonts w:ascii="宋体" w:hAnsi="宋体"/>
        </w:rPr>
      </w:pPr>
      <w:r>
        <w:rPr>
          <w:rFonts w:hint="eastAsia" w:ascii="宋体" w:hAnsi="宋体"/>
        </w:rPr>
        <w:t>1、二极管包络检波的工作原理</w:t>
      </w:r>
    </w:p>
    <w:p w14:paraId="58377015">
      <w:pPr>
        <w:pStyle w:val="22"/>
        <w:ind w:firstLine="480" w:firstLineChars="200"/>
        <w:rPr>
          <w:rFonts w:ascii="宋体" w:hAnsi="宋体"/>
        </w:rPr>
      </w:pPr>
      <w:r>
        <w:rPr>
          <w:rFonts w:hint="eastAsia" w:ascii="宋体" w:hAnsi="宋体"/>
        </w:rPr>
        <w:t>当输入信号较大(大于0.5伏)时，利用二极管单向导电特性对振幅调制信号的解调，称为大信号检波。大信号检波原理电路如图6</w:t>
      </w:r>
      <w:r>
        <w:rPr>
          <w:rFonts w:ascii="宋体" w:hAnsi="宋体"/>
        </w:rPr>
        <w:t>-</w:t>
      </w:r>
      <w:r>
        <w:rPr>
          <w:rFonts w:hint="eastAsia" w:ascii="宋体" w:hAnsi="宋体"/>
        </w:rPr>
        <w:t>2（a）所示。检波的物理过程如下：在高频信号电压的正半周时，二极管正向导通并对电容器C充电，由于二极管的正向导通电阻很小，所以充电电流iD很大，使电容器上的电压VC很快就接近高频电压的峰值。充电电流的方向如图</w:t>
      </w:r>
      <w:r>
        <w:rPr>
          <w:rFonts w:hint="eastAsia" w:ascii="宋体" w:hAnsi="宋体"/>
          <w:lang w:val="en-US" w:eastAsia="zh-CN"/>
        </w:rPr>
        <w:t>5-3</w:t>
      </w:r>
      <w:r>
        <w:rPr>
          <w:rFonts w:hint="eastAsia" w:ascii="宋体" w:hAnsi="宋体"/>
        </w:rPr>
        <w:t>（a）图中所示。</w:t>
      </w:r>
    </w:p>
    <w:p w14:paraId="4C9A6A48">
      <w:pPr>
        <w:pStyle w:val="22"/>
        <w:jc w:val="center"/>
        <w:rPr>
          <w:rFonts w:ascii="宋体" w:hAnsi="宋体"/>
        </w:rPr>
      </w:pPr>
      <w:r>
        <w:rPr>
          <w:rFonts w:ascii="宋体" w:hAnsi="宋体"/>
        </w:rPr>
        <w:drawing>
          <wp:inline distT="0" distB="0" distL="0" distR="0">
            <wp:extent cx="4219575" cy="1355725"/>
            <wp:effectExtent l="0" t="0" r="0" b="0"/>
            <wp:docPr id="149637068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70684" name="图片 15"/>
                    <pic:cNvPicPr>
                      <a:picLocks noChangeAspect="1" noChangeArrowheads="1"/>
                    </pic:cNvPicPr>
                  </pic:nvPicPr>
                  <pic:blipFill>
                    <a:blip r:embed="rId69">
                      <a:extLst>
                        <a:ext uri="{28A0092B-C50C-407E-A947-70E740481C1C}">
                          <a14:useLocalDpi xmlns:a14="http://schemas.microsoft.com/office/drawing/2010/main" val="0"/>
                        </a:ext>
                      </a:extLst>
                    </a:blip>
                    <a:srcRect b="16764"/>
                    <a:stretch>
                      <a:fillRect/>
                    </a:stretch>
                  </pic:blipFill>
                  <pic:spPr>
                    <a:xfrm>
                      <a:off x="0" y="0"/>
                      <a:ext cx="4226080" cy="1355725"/>
                    </a:xfrm>
                    <a:prstGeom prst="rect">
                      <a:avLst/>
                    </a:prstGeom>
                    <a:noFill/>
                  </pic:spPr>
                </pic:pic>
              </a:graphicData>
            </a:graphic>
          </wp:inline>
        </w:drawing>
      </w:r>
    </w:p>
    <w:p w14:paraId="5CEE8137">
      <w:pPr>
        <w:pStyle w:val="22"/>
        <w:jc w:val="center"/>
        <w:rPr>
          <w:rFonts w:ascii="宋体" w:hAnsi="宋体"/>
        </w:rPr>
      </w:pPr>
      <w:r>
        <w:rPr>
          <w:rFonts w:hint="eastAsia" w:ascii="宋体" w:hAnsi="宋体"/>
        </w:rPr>
        <w:t>图</w:t>
      </w:r>
      <w:r>
        <w:rPr>
          <w:rFonts w:hint="eastAsia" w:ascii="宋体" w:hAnsi="宋体"/>
          <w:lang w:val="en-US" w:eastAsia="zh-CN"/>
        </w:rPr>
        <w:t>5-3</w:t>
      </w:r>
      <w:r>
        <w:rPr>
          <w:rFonts w:ascii="宋体" w:hAnsi="宋体"/>
        </w:rPr>
        <w:t xml:space="preserve"> </w:t>
      </w:r>
      <w:r>
        <w:rPr>
          <w:rFonts w:hint="eastAsia" w:ascii="宋体" w:hAnsi="宋体"/>
          <w:lang w:val="en-US" w:eastAsia="zh-CN"/>
        </w:rPr>
        <w:t>包络</w:t>
      </w:r>
      <w:r>
        <w:rPr>
          <w:rFonts w:hint="eastAsia" w:ascii="宋体" w:hAnsi="宋体"/>
        </w:rPr>
        <w:t>检波</w:t>
      </w:r>
      <w:r>
        <w:rPr>
          <w:rFonts w:hint="eastAsia" w:ascii="宋体" w:hAnsi="宋体"/>
          <w:lang w:val="en-US" w:eastAsia="zh-CN"/>
        </w:rPr>
        <w:t>过程</w:t>
      </w:r>
    </w:p>
    <w:p w14:paraId="61D3C904">
      <w:pPr>
        <w:pStyle w:val="22"/>
        <w:ind w:firstLine="480" w:firstLineChars="200"/>
        <w:rPr>
          <w:rFonts w:ascii="宋体" w:hAnsi="宋体"/>
        </w:rPr>
      </w:pPr>
      <w:r>
        <w:rPr>
          <w:rFonts w:hint="eastAsia" w:ascii="宋体" w:hAnsi="宋体"/>
        </w:rPr>
        <w:t>这个电压建立后通过信号源电路，又反向地加到二极管D的两端。这时二极管导通与否，由电容器C上的电压VC和输入信号电压Vi共同决定.当高频信号的瞬时值小于VC时，二极管处于反向偏置，管子截止，电容器就会通过负载电阻R放电。由于放电时间常数RC远大于调频电压的周期，故放电很慢。当电容器上的电压下降不多时，调频信号第二个正半周的电压又超过二极管上的负压，使二极管又导通。</w:t>
      </w:r>
    </w:p>
    <w:p w14:paraId="1084E223">
      <w:pPr>
        <w:pStyle w:val="22"/>
        <w:ind w:firstLine="480" w:firstLineChars="200"/>
        <w:rPr>
          <w:rFonts w:ascii="宋体" w:hAnsi="宋体"/>
        </w:rPr>
      </w:pPr>
      <w:r>
        <w:rPr>
          <w:rFonts w:hint="eastAsia" w:ascii="宋体" w:hAnsi="宋体"/>
        </w:rPr>
        <w:t>如图6-2（b）中的tl至t2的时间为二极管导通的时间，在此时间内又对电容器充电，电容器的电压又迅速接近第二个高频电压的最大值。在图6-2（b）中的t2至t3时间为二极管截止的时间，在此时间内电容器又通过负载电阻R放电。这样不断地循环反复，就得到图6-2（b）中电压</w:t>
      </w:r>
      <w:r>
        <w:rPr>
          <w:rFonts w:ascii="宋体" w:hAnsi="宋体"/>
        </w:rPr>
        <w:t>V</w:t>
      </w:r>
      <w:r>
        <w:rPr>
          <w:rFonts w:hint="eastAsia" w:ascii="宋体" w:hAnsi="宋体"/>
        </w:rPr>
        <w:t>c的波形。因此只要充电很快，即充电时间常数Rd·C很小(Rd为二极管导通时的内阻)：而放电时间常数足够慢，即放电时问常数R·C很大，满足Rd·C&lt;&lt;RC，就可使输出电压</w:t>
      </w:r>
      <w:r>
        <w:rPr>
          <w:rFonts w:ascii="宋体" w:hAnsi="宋体"/>
        </w:rPr>
        <w:t>V</w:t>
      </w:r>
      <w:r>
        <w:rPr>
          <w:rFonts w:hint="eastAsia" w:ascii="宋体" w:hAnsi="宋体"/>
        </w:rPr>
        <w:t>c的幅度接近于输入电压</w:t>
      </w:r>
      <w:r>
        <w:rPr>
          <w:rFonts w:ascii="宋体" w:hAnsi="宋体"/>
        </w:rPr>
        <w:t>V</w:t>
      </w:r>
      <w:r>
        <w:rPr>
          <w:rFonts w:hint="eastAsia" w:ascii="宋体" w:hAnsi="宋体"/>
        </w:rPr>
        <w:t>i的幅度，即传输系数接近l。另外，由于正向导电时间很短，放电时间常数又远大于高频电压周期(放电时</w:t>
      </w:r>
      <w:r>
        <w:rPr>
          <w:rFonts w:ascii="宋体" w:hAnsi="宋体"/>
        </w:rPr>
        <w:t>V</w:t>
      </w:r>
      <w:r>
        <w:rPr>
          <w:rFonts w:hint="eastAsia" w:ascii="宋体" w:hAnsi="宋体"/>
        </w:rPr>
        <w:t xml:space="preserve">c的基本不变)，所以输出电压 </w:t>
      </w:r>
      <w:r>
        <w:rPr>
          <w:rFonts w:ascii="宋体" w:hAnsi="宋体"/>
        </w:rPr>
        <w:t>V</w:t>
      </w:r>
      <w:r>
        <w:rPr>
          <w:rFonts w:hint="eastAsia" w:ascii="宋体" w:hAnsi="宋体"/>
        </w:rPr>
        <w:t>c的起伏是很小的，可看成与高频调幅波包络基本一致。而高频调幅波的包络又与原调制信号的形状相同，故输出电压</w:t>
      </w:r>
      <w:r>
        <w:rPr>
          <w:rFonts w:ascii="宋体" w:hAnsi="宋体"/>
        </w:rPr>
        <w:t>V</w:t>
      </w:r>
      <w:r>
        <w:rPr>
          <w:rFonts w:hint="eastAsia" w:ascii="宋体" w:hAnsi="宋体"/>
        </w:rPr>
        <w:t>c就是原来的调制信号，达到了解调的目的。</w:t>
      </w:r>
    </w:p>
    <w:p w14:paraId="54E3FFE7">
      <w:pPr>
        <w:pStyle w:val="22"/>
        <w:ind w:firstLine="480" w:firstLineChars="200"/>
        <w:rPr>
          <w:rFonts w:ascii="宋体" w:hAnsi="宋体"/>
        </w:rPr>
      </w:pPr>
      <w:r>
        <w:rPr>
          <w:rFonts w:hint="eastAsia" w:ascii="宋体" w:hAnsi="宋体"/>
        </w:rPr>
        <w:t>本实验电路如图</w:t>
      </w:r>
      <w:r>
        <w:rPr>
          <w:rFonts w:hint="eastAsia" w:ascii="宋体" w:hAnsi="宋体"/>
          <w:lang w:val="en-US" w:eastAsia="zh-CN"/>
        </w:rPr>
        <w:t>5-4</w:t>
      </w:r>
      <w:r>
        <w:rPr>
          <w:rFonts w:hint="eastAsia" w:ascii="宋体" w:hAnsi="宋体"/>
        </w:rPr>
        <w:t>所示，主要由二极管D及RC低通滤波器组成，利用二极管的单向导电特性和检波负载RC的充放电过程实现检波，所以RC时间常数的选择很重要。RC时间常数过大，则会产生对角切割失真又称惰性失真。RC常数太小，高频分量会滤不干净。综合考虑要求满足下式：</w:t>
      </w:r>
    </w:p>
    <w:p w14:paraId="42557647">
      <w:pPr>
        <w:pStyle w:val="22"/>
        <w:rPr>
          <w:rFonts w:ascii="宋体" w:hAnsi="宋体"/>
        </w:rPr>
      </w:pPr>
      <w:r>
        <w:rPr>
          <w:rFonts w:ascii="宋体" w:hAnsi="宋体"/>
        </w:rPr>
        <w:object>
          <v:shape id="_x0000_i1031" o:spt="75" type="#_x0000_t75" style="height:38.55pt;width:83.15pt;" o:ole="t" filled="f" o:preferrelative="t" stroked="f" coordsize="21600,21600">
            <v:path/>
            <v:fill on="f" focussize="0,0"/>
            <v:stroke on="f" joinstyle="miter"/>
            <v:imagedata r:id="rId71" o:title=""/>
            <o:lock v:ext="edit" aspectratio="t"/>
            <w10:wrap type="none"/>
            <w10:anchorlock/>
          </v:shape>
          <o:OLEObject Type="Embed" ProgID="Equation.DSMT4" ShapeID="_x0000_i1031" DrawAspect="Content" ObjectID="_1468075732" r:id="rId70">
            <o:LockedField>false</o:LockedField>
          </o:OLEObject>
        </w:object>
      </w:r>
    </w:p>
    <w:p w14:paraId="2E40C7E7">
      <w:pPr>
        <w:pStyle w:val="22"/>
        <w:ind w:firstLine="480" w:firstLineChars="200"/>
        <w:rPr>
          <w:rFonts w:ascii="宋体" w:hAnsi="宋体"/>
        </w:rPr>
      </w:pPr>
      <w:r>
        <w:rPr>
          <w:rFonts w:hint="eastAsia" w:ascii="宋体" w:hAnsi="宋体"/>
        </w:rPr>
        <w:t>其中：m是调幅系数，</w:t>
      </w:r>
      <m:oMath>
        <m:r>
          <m:rPr>
            <m:sty m:val="p"/>
          </m:rPr>
          <w:rPr>
            <w:rFonts w:ascii="Cambria Math" w:hAnsi="Cambria Math"/>
          </w:rPr>
          <m:t>Ω</m:t>
        </m:r>
      </m:oMath>
      <w:r>
        <w:rPr>
          <w:rFonts w:hint="eastAsia" w:ascii="宋体" w:hAnsi="宋体"/>
          <w:vertAlign w:val="subscript"/>
        </w:rPr>
        <w:t>max</w:t>
      </w:r>
      <w:r>
        <w:rPr>
          <w:rFonts w:hint="eastAsia" w:ascii="宋体" w:hAnsi="宋体"/>
        </w:rPr>
        <w:t>为调制信号最高角频率。当检波器的直流负载电阻R与交流音频负载电阻R</w:t>
      </w:r>
      <w:r>
        <w:rPr>
          <w:rFonts w:hint="eastAsia" w:ascii="宋体" w:hAnsi="宋体"/>
          <w:vertAlign w:val="subscript"/>
        </w:rPr>
        <w:t>Ω</w:t>
      </w:r>
      <w:r>
        <w:rPr>
          <w:rFonts w:hint="eastAsia" w:ascii="宋体" w:hAnsi="宋体"/>
        </w:rPr>
        <w:t>不相等，而且调幅度m</w:t>
      </w:r>
      <w:r>
        <w:rPr>
          <w:rFonts w:hint="eastAsia" w:ascii="宋体" w:hAnsi="宋体"/>
          <w:vertAlign w:val="subscript"/>
        </w:rPr>
        <w:t>a</w:t>
      </w:r>
      <w:r>
        <w:rPr>
          <w:rFonts w:hint="eastAsia" w:ascii="宋体" w:hAnsi="宋体"/>
        </w:rPr>
        <w:t>又相当大时会产生负峰切割失真（又称底边切割失真），为了保证不产生负峰切割失真应满足ma</w:t>
      </w:r>
      <w:r>
        <w:rPr>
          <w:rFonts w:ascii="宋体" w:hAnsi="宋体"/>
        </w:rPr>
        <w:t>&lt;</w:t>
      </w:r>
      <m:oMath>
        <m:f>
          <m:fPr>
            <m:ctrlPr>
              <w:rPr>
                <w:rFonts w:ascii="Cambria Math" w:hAnsi="Cambria Math" w:eastAsia="宋体"/>
                <w:i/>
              </w:rPr>
            </m:ctrlPr>
          </m:fPr>
          <m:num>
            <m:sSub>
              <m:sSubPr>
                <m:ctrlPr>
                  <w:rPr>
                    <w:rFonts w:ascii="Cambria Math" w:hAnsi="Cambria Math" w:eastAsia="宋体"/>
                    <w:i/>
                  </w:rPr>
                </m:ctrlPr>
              </m:sSubPr>
              <m:e>
                <m:r>
                  <m:rPr/>
                  <w:rPr>
                    <w:rFonts w:ascii="Cambria Math" w:hAnsi="Cambria Math"/>
                  </w:rPr>
                  <m:t>R</m:t>
                </m:r>
                <m:ctrlPr>
                  <w:rPr>
                    <w:rFonts w:ascii="Cambria Math" w:hAnsi="Cambria Math" w:eastAsia="宋体"/>
                    <w:i/>
                  </w:rPr>
                </m:ctrlPr>
              </m:e>
              <m:sub>
                <m:r>
                  <m:rPr>
                    <m:sty m:val="p"/>
                  </m:rPr>
                  <w:rPr>
                    <w:rFonts w:ascii="Cambria Math" w:hAnsi="Cambria Math"/>
                  </w:rPr>
                  <m:t>Ω</m:t>
                </m:r>
                <m:ctrlPr>
                  <w:rPr>
                    <w:rFonts w:ascii="Cambria Math" w:hAnsi="Cambria Math" w:eastAsia="宋体"/>
                    <w:i/>
                  </w:rPr>
                </m:ctrlPr>
              </m:sub>
            </m:sSub>
            <m:ctrlPr>
              <w:rPr>
                <w:rFonts w:ascii="Cambria Math" w:hAnsi="Cambria Math" w:eastAsia="宋体"/>
                <w:i/>
              </w:rPr>
            </m:ctrlPr>
          </m:num>
          <m:den>
            <m:r>
              <m:rPr/>
              <w:rPr>
                <w:rFonts w:ascii="Cambria Math" w:hAnsi="Cambria Math"/>
              </w:rPr>
              <m:t>R</m:t>
            </m:r>
            <m:ctrlPr>
              <w:rPr>
                <w:rFonts w:ascii="Cambria Math" w:hAnsi="Cambria Math" w:eastAsia="宋体"/>
                <w:i/>
              </w:rPr>
            </m:ctrlPr>
          </m:den>
        </m:f>
      </m:oMath>
      <w:r>
        <w:rPr>
          <w:rFonts w:hint="eastAsia" w:ascii="宋体" w:hAnsi="宋体"/>
        </w:rPr>
        <w:t>。</w:t>
      </w:r>
    </w:p>
    <w:p w14:paraId="022FE5E2">
      <w:pPr>
        <w:pStyle w:val="22"/>
        <w:jc w:val="center"/>
        <w:rPr>
          <w:rFonts w:ascii="宋体" w:hAnsi="宋体"/>
        </w:rPr>
      </w:pPr>
      <w:r>
        <w:rPr>
          <w:rFonts w:ascii="宋体" w:hAnsi="宋体"/>
        </w:rPr>
        <w:drawing>
          <wp:inline distT="0" distB="0" distL="0" distR="0">
            <wp:extent cx="2981325" cy="1332230"/>
            <wp:effectExtent l="0" t="0" r="3175" b="1270"/>
            <wp:docPr id="429206968" name="图片 429206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06968" name="图片 429206968"/>
                    <pic:cNvPicPr>
                      <a:picLocks noChangeAspect="1"/>
                    </pic:cNvPicPr>
                  </pic:nvPicPr>
                  <pic:blipFill>
                    <a:blip r:embed="rId72" cstate="print">
                      <a:extLst>
                        <a:ext uri="{28A0092B-C50C-407E-A947-70E740481C1C}">
                          <a14:useLocalDpi xmlns:a14="http://schemas.microsoft.com/office/drawing/2010/main" val="0"/>
                        </a:ext>
                      </a:extLst>
                    </a:blip>
                    <a:srcRect t="9363"/>
                    <a:stretch>
                      <a:fillRect/>
                    </a:stretch>
                  </pic:blipFill>
                  <pic:spPr>
                    <a:xfrm>
                      <a:off x="0" y="0"/>
                      <a:ext cx="2988609" cy="1335627"/>
                    </a:xfrm>
                    <a:prstGeom prst="rect">
                      <a:avLst/>
                    </a:prstGeom>
                    <a:noFill/>
                    <a:ln>
                      <a:noFill/>
                    </a:ln>
                  </pic:spPr>
                </pic:pic>
              </a:graphicData>
            </a:graphic>
          </wp:inline>
        </w:drawing>
      </w:r>
    </w:p>
    <w:p w14:paraId="55455103">
      <w:pPr>
        <w:pStyle w:val="22"/>
        <w:jc w:val="center"/>
        <w:rPr>
          <w:rFonts w:ascii="宋体" w:hAnsi="宋体"/>
        </w:rPr>
      </w:pPr>
      <w:r>
        <w:rPr>
          <w:rFonts w:hint="eastAsia" w:ascii="宋体" w:hAnsi="宋体"/>
        </w:rPr>
        <w:t>图</w:t>
      </w:r>
      <w:r>
        <w:rPr>
          <w:rFonts w:hint="eastAsia" w:ascii="宋体" w:hAnsi="宋体"/>
          <w:lang w:val="en-US" w:eastAsia="zh-CN"/>
        </w:rPr>
        <w:t>5-4</w:t>
      </w:r>
      <w:r>
        <w:rPr>
          <w:rFonts w:hint="eastAsia" w:ascii="宋体" w:hAnsi="宋体"/>
        </w:rPr>
        <w:t xml:space="preserve">   峰值包络检波（465KHz）</w:t>
      </w:r>
    </w:p>
    <w:p w14:paraId="535612E3">
      <w:pPr>
        <w:pStyle w:val="22"/>
        <w:rPr>
          <w:rFonts w:ascii="宋体" w:hAnsi="宋体"/>
        </w:rPr>
      </w:pPr>
      <w:r>
        <w:rPr>
          <w:rFonts w:hint="eastAsia" w:ascii="宋体" w:hAnsi="宋体"/>
        </w:rPr>
        <w:t>2、三极管包络检波的工作原理</w:t>
      </w:r>
    </w:p>
    <w:p w14:paraId="2B778F47">
      <w:pPr>
        <w:pStyle w:val="22"/>
        <w:ind w:firstLine="480" w:firstLineChars="200"/>
        <w:rPr>
          <w:rFonts w:ascii="宋体" w:hAnsi="宋体"/>
        </w:rPr>
      </w:pPr>
      <w:r>
        <w:rPr>
          <w:rFonts w:hint="eastAsia" w:ascii="宋体" w:hAnsi="宋体"/>
        </w:rPr>
        <w:t>三极管放大器相当于一个单管乙类放大器（或是甲乙类），给它一个很小的偏值电流，使电路有很小的输入信号管子就进入放大区，输出一个较大的信号。但只有半周，另一半是因为输入的信号使本来就截止的管子更加截止，没被放大， 也就没有输出，起到了高效检波的作用。但失真比二极管检波大些。</w:t>
      </w:r>
    </w:p>
    <w:p w14:paraId="4CE0121A">
      <w:pPr>
        <w:pStyle w:val="22"/>
        <w:rPr>
          <w:rFonts w:ascii="宋体" w:hAnsi="宋体"/>
        </w:rPr>
      </w:pPr>
      <w:r>
        <w:rPr>
          <w:rFonts w:hint="eastAsia" w:ascii="宋体" w:hAnsi="宋体"/>
        </w:rPr>
        <w:t>三极管检波电路有如下特点：</w:t>
      </w:r>
    </w:p>
    <w:p w14:paraId="4B234F81">
      <w:pPr>
        <w:pStyle w:val="22"/>
        <w:rPr>
          <w:rFonts w:ascii="宋体" w:hAnsi="宋体"/>
        </w:rPr>
      </w:pPr>
      <w:r>
        <w:rPr>
          <w:rFonts w:hint="eastAsia" w:ascii="宋体" w:hAnsi="宋体"/>
        </w:rPr>
        <w:t xml:space="preserve">（1）与二极管相比，在失真系数相当下，其检波效率大大提高，功率增益接近0db，而二极管检波器的功率增益约为-20db。  </w:t>
      </w:r>
    </w:p>
    <w:p w14:paraId="24ADDC76">
      <w:pPr>
        <w:pStyle w:val="22"/>
        <w:rPr>
          <w:rFonts w:ascii="宋体" w:hAnsi="宋体"/>
        </w:rPr>
      </w:pPr>
      <w:r>
        <w:rPr>
          <w:rFonts w:hint="eastAsia" w:ascii="宋体" w:hAnsi="宋体"/>
        </w:rPr>
        <w:t xml:space="preserve">（2）输入阻抗高，由二管检波的1--2千欧提高到20千欧左右，这可使B2次级匝数增大，有利于改善AGC的控制。   </w:t>
      </w:r>
    </w:p>
    <w:p w14:paraId="3CEF511E">
      <w:pPr>
        <w:pStyle w:val="22"/>
        <w:rPr>
          <w:rFonts w:ascii="宋体" w:hAnsi="宋体"/>
        </w:rPr>
      </w:pPr>
      <w:r>
        <w:rPr>
          <w:rFonts w:hint="eastAsia" w:ascii="宋体" w:hAnsi="宋体"/>
        </w:rPr>
        <w:t>（3）因为检波管BG2接成发射极输出器，所以其输出阻抗小约500欧，只有二极管检波器的1/2-1/3，使其带负载能力增强。</w:t>
      </w:r>
    </w:p>
    <w:p w14:paraId="4407B2DB">
      <w:pPr>
        <w:pStyle w:val="22"/>
        <w:rPr>
          <w:rFonts w:ascii="宋体" w:hAnsi="宋体"/>
        </w:rPr>
      </w:pPr>
      <w:r>
        <w:rPr>
          <w:rFonts w:hint="eastAsia" w:ascii="宋体" w:hAnsi="宋体"/>
        </w:rPr>
        <w:t>（4）传输系数高，比二极管检波约大2-3倍，这使末级中放管不容易产生阻塞现象。</w:t>
      </w:r>
    </w:p>
    <w:p w14:paraId="766555EB">
      <w:pPr>
        <w:pStyle w:val="22"/>
        <w:rPr>
          <w:rFonts w:ascii="宋体" w:hAnsi="宋体"/>
        </w:rPr>
      </w:pPr>
    </w:p>
    <w:p w14:paraId="7FB18F0A">
      <w:pPr>
        <w:pStyle w:val="22"/>
        <w:rPr>
          <w:rFonts w:ascii="宋体" w:hAnsi="宋体"/>
        </w:rPr>
      </w:pPr>
      <w:r>
        <w:rPr>
          <w:rFonts w:hint="eastAsia" w:ascii="宋体" w:hAnsi="宋体"/>
        </w:rPr>
        <w:t>电路图中W4是为了保证三极管包络检波的静态工作点处于合适的位置。</w:t>
      </w:r>
    </w:p>
    <w:p w14:paraId="27F7A630">
      <w:pPr>
        <w:pStyle w:val="22"/>
        <w:jc w:val="center"/>
        <w:rPr>
          <w:rFonts w:ascii="宋体" w:hAnsi="宋体"/>
        </w:rPr>
      </w:pPr>
      <w:r>
        <w:rPr>
          <w:rFonts w:ascii="宋体" w:hAnsi="宋体"/>
        </w:rPr>
        <w:drawing>
          <wp:inline distT="0" distB="0" distL="0" distR="0">
            <wp:extent cx="3019425" cy="2169160"/>
            <wp:effectExtent l="0" t="0" r="3175" b="254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73"/>
                    <a:stretch>
                      <a:fillRect/>
                    </a:stretch>
                  </pic:blipFill>
                  <pic:spPr>
                    <a:xfrm>
                      <a:off x="0" y="0"/>
                      <a:ext cx="3022110" cy="2171436"/>
                    </a:xfrm>
                    <a:prstGeom prst="rect">
                      <a:avLst/>
                    </a:prstGeom>
                  </pic:spPr>
                </pic:pic>
              </a:graphicData>
            </a:graphic>
          </wp:inline>
        </w:drawing>
      </w:r>
    </w:p>
    <w:p w14:paraId="4F231BE9">
      <w:pPr>
        <w:pStyle w:val="22"/>
        <w:jc w:val="center"/>
        <w:rPr>
          <w:rFonts w:ascii="宋体" w:hAnsi="宋体"/>
        </w:rPr>
      </w:pPr>
      <w:r>
        <w:rPr>
          <w:rFonts w:hint="eastAsia" w:ascii="宋体" w:hAnsi="宋体"/>
        </w:rPr>
        <w:t>图</w:t>
      </w:r>
      <w:r>
        <w:rPr>
          <w:rFonts w:hint="eastAsia" w:ascii="宋体" w:hAnsi="宋体"/>
          <w:lang w:val="en-US" w:eastAsia="zh-CN"/>
        </w:rPr>
        <w:t>5-5</w:t>
      </w:r>
      <w:r>
        <w:rPr>
          <w:rFonts w:hint="eastAsia" w:ascii="宋体" w:hAnsi="宋体"/>
        </w:rPr>
        <w:t xml:space="preserve"> 三极管包络检波电路图</w:t>
      </w:r>
    </w:p>
    <w:p w14:paraId="009EF097">
      <w:pPr>
        <w:pStyle w:val="22"/>
        <w:rPr>
          <w:rFonts w:ascii="宋体" w:hAnsi="宋体"/>
        </w:rPr>
      </w:pPr>
      <w:r>
        <w:rPr>
          <w:rFonts w:hint="eastAsia" w:ascii="宋体" w:hAnsi="宋体"/>
        </w:rPr>
        <w:t>3、同步检波</w:t>
      </w:r>
    </w:p>
    <w:p w14:paraId="6C808381">
      <w:pPr>
        <w:pStyle w:val="22"/>
        <w:rPr>
          <w:rFonts w:ascii="宋体" w:hAnsi="宋体"/>
        </w:rPr>
      </w:pPr>
      <w:r>
        <w:rPr>
          <w:rFonts w:hint="eastAsia" w:ascii="宋体" w:hAnsi="宋体"/>
        </w:rPr>
        <w:t>（1）同步检波原理</w:t>
      </w:r>
    </w:p>
    <w:p w14:paraId="1941E3FA">
      <w:pPr>
        <w:pStyle w:val="22"/>
        <w:ind w:firstLine="420" w:firstLineChars="0"/>
        <w:rPr>
          <w:rFonts w:ascii="宋体" w:hAnsi="宋体"/>
        </w:rPr>
      </w:pPr>
      <w:r>
        <w:rPr>
          <w:rFonts w:hint="eastAsia" w:ascii="宋体" w:hAnsi="宋体"/>
        </w:rPr>
        <w:t>同步检波器用于对载波被抑止的双边带或单边带信号进行解调。它的特点是必须外加一个频率和相位都与被抑止的载波相同的同步信号。同步检波器的名称由此而来。</w:t>
      </w:r>
    </w:p>
    <w:p w14:paraId="267E2F66">
      <w:pPr>
        <w:pStyle w:val="22"/>
        <w:jc w:val="center"/>
        <w:rPr>
          <w:rFonts w:ascii="宋体" w:hAnsi="宋体"/>
        </w:rPr>
      </w:pPr>
      <w:r>
        <w:rPr>
          <w:rFonts w:ascii="宋体" w:hAnsi="宋体"/>
        </w:rPr>
        <w:object>
          <v:shape id="_x0000_i1032" o:spt="75" type="#_x0000_t75" style="height:104.55pt;width:415.7pt;" o:ole="t" filled="f" o:preferrelative="t" stroked="f" coordsize="21600,21600">
            <v:path/>
            <v:fill on="f" focussize="0,0"/>
            <v:stroke on="f"/>
            <v:imagedata r:id="rId75" o:title=""/>
            <o:lock v:ext="edit" aspectratio="t"/>
            <w10:wrap type="none"/>
            <w10:anchorlock/>
          </v:shape>
          <o:OLEObject Type="Embed" ProgID="Visio.Drawing.11" ShapeID="_x0000_i1032" DrawAspect="Content" ObjectID="_1468075733" r:id="rId74">
            <o:LockedField>false</o:LockedField>
          </o:OLEObject>
        </w:object>
      </w:r>
      <w:r>
        <w:rPr>
          <w:rFonts w:hint="eastAsia" w:ascii="宋体" w:hAnsi="宋体"/>
        </w:rPr>
        <w:t>图</w:t>
      </w:r>
      <w:r>
        <w:rPr>
          <w:rFonts w:hint="eastAsia" w:ascii="宋体" w:hAnsi="宋体"/>
          <w:lang w:val="en-US" w:eastAsia="zh-CN"/>
        </w:rPr>
        <w:t>5-6</w:t>
      </w:r>
      <w:r>
        <w:rPr>
          <w:rFonts w:hint="eastAsia" w:ascii="宋体" w:hAnsi="宋体"/>
        </w:rPr>
        <w:t xml:space="preserve"> 同步检波器方框图</w:t>
      </w:r>
    </w:p>
    <w:p w14:paraId="22C16DAE">
      <w:pPr>
        <w:pStyle w:val="22"/>
        <w:ind w:firstLine="480" w:firstLineChars="200"/>
        <w:rPr>
          <w:rFonts w:ascii="宋体" w:hAnsi="宋体"/>
        </w:rPr>
      </w:pPr>
      <w:r>
        <w:rPr>
          <w:rFonts w:hint="eastAsia" w:ascii="宋体" w:hAnsi="宋体"/>
        </w:rPr>
        <w:t>外加载波信号电压加入同步检波器可以有两种方式：一种是将它与接收信号在检波器中相乘，经低通滤波器后检出原调制信号，如图</w:t>
      </w:r>
      <w:r>
        <w:rPr>
          <w:rFonts w:hint="eastAsia" w:ascii="宋体" w:hAnsi="宋体"/>
          <w:lang w:val="en-US" w:eastAsia="zh-CN"/>
        </w:rPr>
        <w:t>5-6</w:t>
      </w:r>
      <w:r>
        <w:rPr>
          <w:rFonts w:hint="eastAsia" w:ascii="宋体" w:hAnsi="宋体"/>
        </w:rPr>
        <w:t>(a)所示；另一种是将它与接收信号相加，经包络检波器后取出原调制信号，如图</w:t>
      </w:r>
      <w:r>
        <w:rPr>
          <w:rFonts w:hint="eastAsia" w:ascii="宋体" w:hAnsi="宋体"/>
          <w:lang w:val="en-US" w:eastAsia="zh-CN"/>
        </w:rPr>
        <w:t>5-6</w:t>
      </w:r>
      <w:r>
        <w:rPr>
          <w:rFonts w:hint="eastAsia" w:ascii="宋体" w:hAnsi="宋体"/>
        </w:rPr>
        <w:t>(b)所示。</w:t>
      </w:r>
    </w:p>
    <w:p w14:paraId="38C33930">
      <w:pPr>
        <w:pStyle w:val="22"/>
        <w:rPr>
          <w:rFonts w:ascii="宋体" w:hAnsi="宋体"/>
        </w:rPr>
      </w:pPr>
      <w:r>
        <w:rPr>
          <w:rFonts w:hint="eastAsia" w:ascii="宋体" w:hAnsi="宋体"/>
        </w:rPr>
        <w:t>本实验选用乘积型检波器。设输入的已调波为载波分量被抑止的双边带信号υ1，</w:t>
      </w:r>
    </w:p>
    <w:p w14:paraId="09998463">
      <w:pPr>
        <w:pStyle w:val="22"/>
        <w:jc w:val="center"/>
        <w:rPr>
          <w:rFonts w:ascii="宋体" w:hAnsi="宋体"/>
        </w:rPr>
      </w:pPr>
      <w:r>
        <w:rPr>
          <w:rFonts w:ascii="宋体" w:hAnsi="宋体"/>
        </w:rPr>
        <w:object>
          <v:shape id="_x0000_i1033" o:spt="75" type="#_x0000_t75" style="height:18pt;width:99.45pt;" o:ole="t" filled="f" o:preferrelative="t" stroked="f" coordsize="21600,21600">
            <v:path/>
            <v:fill on="f" focussize="0,0"/>
            <v:stroke on="f" joinstyle="miter"/>
            <v:imagedata r:id="rId77" o:title=""/>
            <o:lock v:ext="edit" aspectratio="t"/>
            <w10:wrap type="none"/>
            <w10:anchorlock/>
          </v:shape>
          <o:OLEObject Type="Embed" ProgID="Equation.DSMT4" ShapeID="_x0000_i1033" DrawAspect="Content" ObjectID="_1468075734" r:id="rId76">
            <o:LockedField>false</o:LockedField>
          </o:OLEObject>
        </w:object>
      </w:r>
    </w:p>
    <w:p w14:paraId="141A3789">
      <w:pPr>
        <w:pStyle w:val="22"/>
        <w:ind w:firstLine="480" w:firstLineChars="200"/>
        <w:rPr>
          <w:rFonts w:ascii="宋体" w:hAnsi="宋体"/>
        </w:rPr>
      </w:pPr>
      <w:r>
        <w:rPr>
          <w:rFonts w:hint="eastAsia" w:ascii="宋体" w:hAnsi="宋体"/>
        </w:rPr>
        <w:t>本地载波电压</w:t>
      </w:r>
      <m:oMath>
        <m:sSub>
          <m:sSubPr>
            <m:ctrlPr>
              <w:rPr>
                <w:rFonts w:ascii="Cambria Math" w:hAnsi="Cambria Math" w:eastAsia="宋体"/>
                <w:i/>
              </w:rPr>
            </m:ctrlPr>
          </m:sSubPr>
          <m:e>
            <m:r>
              <m:rPr/>
              <w:rPr>
                <w:rFonts w:ascii="Cambria Math" w:hAnsi="Cambria Math"/>
              </w:rPr>
              <m:t>v</m:t>
            </m:r>
            <m:ctrlPr>
              <w:rPr>
                <w:rFonts w:ascii="Cambria Math" w:hAnsi="Cambria Math" w:eastAsia="宋体"/>
                <w:i/>
              </w:rPr>
            </m:ctrlPr>
          </m:e>
          <m:sub>
            <m:r>
              <m:rPr/>
              <w:rPr>
                <w:rFonts w:ascii="Cambria Math" w:hAnsi="Cambria Math"/>
              </w:rPr>
              <m:t>0</m:t>
            </m:r>
            <m:ctrlPr>
              <w:rPr>
                <w:rFonts w:ascii="Cambria Math" w:hAnsi="Cambria Math" w:eastAsia="宋体"/>
                <w:i/>
              </w:rPr>
            </m:ctrlPr>
          </m:sub>
        </m:sSub>
        <m:r>
          <m:rPr/>
          <w:rPr>
            <w:rFonts w:ascii="Cambria Math" w:hAnsi="Cambria Math"/>
          </w:rPr>
          <m:t>=</m:t>
        </m:r>
        <m:sSub>
          <m:sSubPr>
            <m:ctrlPr>
              <w:rPr>
                <w:rFonts w:ascii="Cambria Math" w:hAnsi="Cambria Math" w:eastAsia="宋体"/>
                <w:i/>
              </w:rPr>
            </m:ctrlPr>
          </m:sSubPr>
          <m:e>
            <m:r>
              <m:rPr/>
              <w:rPr>
                <w:rFonts w:ascii="Cambria Math" w:hAnsi="Cambria Math"/>
              </w:rPr>
              <m:t>V</m:t>
            </m:r>
            <m:ctrlPr>
              <w:rPr>
                <w:rFonts w:ascii="Cambria Math" w:hAnsi="Cambria Math" w:eastAsia="宋体"/>
                <w:i/>
              </w:rPr>
            </m:ctrlPr>
          </m:e>
          <m:sub>
            <m:r>
              <m:rPr/>
              <w:rPr>
                <w:rFonts w:ascii="Cambria Math" w:hAnsi="Cambria Math"/>
              </w:rPr>
              <m:t>0</m:t>
            </m:r>
            <m:ctrlPr>
              <w:rPr>
                <w:rFonts w:ascii="Cambria Math" w:hAnsi="Cambria Math" w:eastAsia="宋体"/>
                <w:i/>
              </w:rPr>
            </m:ctrlPr>
          </m:sub>
        </m:sSub>
        <m:r>
          <m:rPr>
            <m:sty m:val="p"/>
          </m:rPr>
          <w:rPr>
            <w:rFonts w:ascii="Cambria Math" w:hAnsi="Cambria Math"/>
          </w:rPr>
          <m:t>cos⁡</m:t>
        </m:r>
        <m:r>
          <m:rPr/>
          <w:rPr>
            <w:rFonts w:ascii="Cambria Math" w:hAnsi="Cambria Math"/>
          </w:rPr>
          <m:t>(</m:t>
        </m:r>
        <m:sSub>
          <m:sSubPr>
            <m:ctrlPr>
              <w:rPr>
                <w:rFonts w:ascii="Cambria Math" w:hAnsi="Cambria Math" w:eastAsia="宋体"/>
                <w:i/>
              </w:rPr>
            </m:ctrlPr>
          </m:sSubPr>
          <m:e>
            <m:r>
              <m:rPr/>
              <w:rPr>
                <w:rFonts w:ascii="Cambria Math" w:hAnsi="Cambria Math"/>
              </w:rPr>
              <m:t>ω</m:t>
            </m:r>
            <m:ctrlPr>
              <w:rPr>
                <w:rFonts w:ascii="Cambria Math" w:hAnsi="Cambria Math" w:eastAsia="宋体"/>
                <w:i/>
              </w:rPr>
            </m:ctrlPr>
          </m:e>
          <m:sub>
            <m:r>
              <m:rPr/>
              <w:rPr>
                <w:rFonts w:ascii="Cambria Math" w:hAnsi="Cambria Math"/>
              </w:rPr>
              <m:t>0</m:t>
            </m:r>
            <m:ctrlPr>
              <w:rPr>
                <w:rFonts w:ascii="Cambria Math" w:hAnsi="Cambria Math" w:eastAsia="宋体"/>
                <w:i/>
              </w:rPr>
            </m:ctrlPr>
          </m:sub>
        </m:sSub>
        <m:r>
          <m:rPr/>
          <w:rPr>
            <w:rFonts w:ascii="Cambria Math" w:hAnsi="Cambria Math"/>
          </w:rPr>
          <m:t>t+φ)</m:t>
        </m:r>
      </m:oMath>
      <w:r>
        <w:rPr>
          <w:rFonts w:hint="eastAsia" w:ascii="宋体" w:hAnsi="宋体"/>
        </w:rPr>
        <w:t>,本地载波的角频率ω0准确的等于输入信号载波的角频率ω1，即ω1=ω0,但二者的相位可能不同；这里φ表示它们的相位差。</w:t>
      </w:r>
    </w:p>
    <w:p w14:paraId="13AA4313">
      <w:pPr>
        <w:pStyle w:val="22"/>
        <w:rPr>
          <w:rFonts w:ascii="宋体" w:hAnsi="宋体"/>
        </w:rPr>
      </w:pPr>
      <w:r>
        <w:rPr>
          <w:rFonts w:hint="eastAsia" w:ascii="宋体" w:hAnsi="宋体"/>
        </w:rPr>
        <w:t>这时相乘输出（假定相乘器传输系数为1）</w:t>
      </w:r>
    </w:p>
    <w:p w14:paraId="3A94C143">
      <w:pPr>
        <w:pStyle w:val="22"/>
        <w:rPr>
          <w:rFonts w:ascii="宋体" w:hAnsi="宋体"/>
        </w:rPr>
      </w:pPr>
      <w:r>
        <w:rPr>
          <w:rFonts w:ascii="宋体" w:hAnsi="宋体"/>
        </w:rPr>
        <w:object>
          <v:shape id="_x0000_i1034" o:spt="75" type="#_x0000_t75" style="height:82.3pt;width:241.7pt;" o:ole="t" filled="f" o:preferrelative="t" stroked="f" coordsize="21600,21600">
            <v:path/>
            <v:fill on="f" focussize="0,0"/>
            <v:stroke on="f" joinstyle="miter"/>
            <v:imagedata r:id="rId79" o:title=""/>
            <o:lock v:ext="edit" aspectratio="t"/>
            <w10:wrap type="none"/>
            <w10:anchorlock/>
          </v:shape>
          <o:OLEObject Type="Embed" ProgID="Equation.DSMT4" ShapeID="_x0000_i1034" DrawAspect="Content" ObjectID="_1468075735" r:id="rId78">
            <o:LockedField>false</o:LockedField>
          </o:OLEObject>
        </w:object>
      </w:r>
    </w:p>
    <w:p w14:paraId="3A7C9862">
      <w:pPr>
        <w:pStyle w:val="22"/>
        <w:ind w:firstLine="480" w:firstLineChars="200"/>
        <w:rPr>
          <w:rFonts w:ascii="宋体" w:hAnsi="宋体"/>
        </w:rPr>
      </w:pPr>
      <w:r>
        <w:rPr>
          <w:rFonts w:hint="eastAsia" w:ascii="宋体" w:hAnsi="宋体"/>
        </w:rPr>
        <w:t>低通滤波器滤除2ω1附近的频率分量后，就得到频率为Ω的低频信号</w:t>
      </w:r>
      <m:oMath>
        <m:sSub>
          <m:sSubPr>
            <m:ctrlPr>
              <w:rPr>
                <w:rFonts w:ascii="Cambria Math" w:hAnsi="Cambria Math" w:eastAsia="宋体"/>
                <w:i/>
              </w:rPr>
            </m:ctrlPr>
          </m:sSubPr>
          <m:e>
            <m:r>
              <m:rPr/>
              <w:rPr>
                <w:rFonts w:ascii="Cambria Math" w:hAnsi="Cambria Math"/>
              </w:rPr>
              <m:t>v</m:t>
            </m:r>
            <m:ctrlPr>
              <w:rPr>
                <w:rFonts w:ascii="Cambria Math" w:hAnsi="Cambria Math" w:eastAsia="宋体"/>
                <w:i/>
              </w:rPr>
            </m:ctrlPr>
          </m:e>
          <m:sub>
            <m:r>
              <m:rPr>
                <m:sty m:val="p"/>
              </m:rPr>
              <w:rPr>
                <w:rFonts w:ascii="Cambria Math" w:hAnsi="Cambria Math"/>
              </w:rPr>
              <m:t>Ω</m:t>
            </m:r>
            <m:ctrlPr>
              <w:rPr>
                <w:rFonts w:ascii="Cambria Math" w:hAnsi="Cambria Math" w:eastAsia="宋体"/>
                <w:i/>
              </w:rPr>
            </m:ctrlPr>
          </m:sub>
        </m:sSub>
        <m:r>
          <m:rPr/>
          <w:rPr>
            <w:rFonts w:ascii="Cambria Math" w:hAnsi="Cambria Math"/>
          </w:rPr>
          <m:t>=</m:t>
        </m:r>
        <m:f>
          <m:fPr>
            <m:ctrlPr>
              <w:rPr>
                <w:rFonts w:ascii="Cambria Math" w:hAnsi="Cambria Math" w:eastAsia="宋体"/>
                <w:i/>
              </w:rPr>
            </m:ctrlPr>
          </m:fPr>
          <m:num>
            <m:r>
              <m:rPr/>
              <w:rPr>
                <w:rFonts w:ascii="Cambria Math" w:hAnsi="Cambria Math"/>
              </w:rPr>
              <m:t>1</m:t>
            </m:r>
            <m:ctrlPr>
              <w:rPr>
                <w:rFonts w:ascii="Cambria Math" w:hAnsi="Cambria Math" w:eastAsia="宋体"/>
                <w:i/>
              </w:rPr>
            </m:ctrlPr>
          </m:num>
          <m:den>
            <m:r>
              <m:rPr/>
              <w:rPr>
                <w:rFonts w:ascii="Cambria Math" w:hAnsi="Cambria Math"/>
              </w:rPr>
              <m:t>2</m:t>
            </m:r>
            <m:ctrlPr>
              <w:rPr>
                <w:rFonts w:ascii="Cambria Math" w:hAnsi="Cambria Math" w:eastAsia="宋体"/>
                <w:i/>
              </w:rPr>
            </m:ctrlPr>
          </m:den>
        </m:f>
        <m:sSub>
          <m:sSubPr>
            <m:ctrlPr>
              <w:rPr>
                <w:rFonts w:ascii="Cambria Math" w:hAnsi="Cambria Math" w:eastAsia="宋体"/>
                <w:i/>
              </w:rPr>
            </m:ctrlPr>
          </m:sSubPr>
          <m:e>
            <m:r>
              <m:rPr/>
              <w:rPr>
                <w:rFonts w:ascii="Cambria Math" w:hAnsi="Cambria Math"/>
              </w:rPr>
              <m:t>V</m:t>
            </m:r>
            <m:ctrlPr>
              <w:rPr>
                <w:rFonts w:ascii="Cambria Math" w:hAnsi="Cambria Math" w:eastAsia="宋体"/>
                <w:i/>
              </w:rPr>
            </m:ctrlPr>
          </m:e>
          <m:sub>
            <m:r>
              <m:rPr/>
              <w:rPr>
                <w:rFonts w:ascii="Cambria Math" w:hAnsi="Cambria Math"/>
              </w:rPr>
              <m:t>1</m:t>
            </m:r>
            <m:ctrlPr>
              <w:rPr>
                <w:rFonts w:ascii="Cambria Math" w:hAnsi="Cambria Math" w:eastAsia="宋体"/>
                <w:i/>
              </w:rPr>
            </m:ctrlPr>
          </m:sub>
        </m:sSub>
        <m:sSub>
          <m:sSubPr>
            <m:ctrlPr>
              <w:rPr>
                <w:rFonts w:ascii="Cambria Math" w:hAnsi="Cambria Math" w:eastAsia="宋体"/>
                <w:i/>
              </w:rPr>
            </m:ctrlPr>
          </m:sSubPr>
          <m:e>
            <m:r>
              <m:rPr/>
              <w:rPr>
                <w:rFonts w:ascii="Cambria Math" w:hAnsi="Cambria Math"/>
              </w:rPr>
              <m:t>V</m:t>
            </m:r>
            <m:ctrlPr>
              <w:rPr>
                <w:rFonts w:ascii="Cambria Math" w:hAnsi="Cambria Math" w:eastAsia="宋体"/>
                <w:i/>
              </w:rPr>
            </m:ctrlPr>
          </m:e>
          <m:sub>
            <m:r>
              <m:rPr/>
              <w:rPr>
                <w:rFonts w:ascii="Cambria Math" w:hAnsi="Cambria Math"/>
              </w:rPr>
              <m:t>0</m:t>
            </m:r>
            <m:ctrlPr>
              <w:rPr>
                <w:rFonts w:ascii="Cambria Math" w:hAnsi="Cambria Math" w:eastAsia="宋体"/>
                <w:i/>
              </w:rPr>
            </m:ctrlPr>
          </m:sub>
        </m:sSub>
        <m:r>
          <m:rPr/>
          <w:rPr>
            <w:rFonts w:ascii="Cambria Math" w:hAnsi="Cambria Math"/>
          </w:rPr>
          <m:t>cosφcos</m:t>
        </m:r>
        <m:r>
          <m:rPr>
            <m:sty m:val="p"/>
          </m:rPr>
          <w:rPr>
            <w:rFonts w:ascii="Cambria Math" w:hAnsi="Cambria Math"/>
          </w:rPr>
          <m:t>Ω</m:t>
        </m:r>
        <m:r>
          <m:rPr/>
          <w:rPr>
            <w:rFonts w:ascii="Cambria Math" w:hAnsi="Cambria Math"/>
          </w:rPr>
          <m:t>t</m:t>
        </m:r>
      </m:oMath>
      <w:r>
        <w:rPr>
          <w:rFonts w:hint="eastAsia" w:ascii="宋体" w:hAnsi="宋体"/>
        </w:rPr>
        <w:t>。由上式可见，低频信号的输出幅度与φ成正比。当φ=0时，低频信号电压最大，随着相位差φ加大，输出电压减弱。因此，在理想情况下，除本地载波与输入信号载波的角频率必须相等外，希望二者的相位也相同。此时，乘积检波称为“同步检波”。</w:t>
      </w:r>
    </w:p>
    <w:p w14:paraId="08F27C08">
      <w:pPr>
        <w:pStyle w:val="22"/>
        <w:rPr>
          <w:rFonts w:ascii="宋体" w:hAnsi="宋体"/>
        </w:rPr>
      </w:pPr>
      <w:r>
        <w:rPr>
          <w:rFonts w:hint="eastAsia" w:ascii="宋体" w:hAnsi="宋体"/>
        </w:rPr>
        <w:t>（2）实验电路说明</w:t>
      </w:r>
    </w:p>
    <w:p w14:paraId="598CE5DE">
      <w:pPr>
        <w:pStyle w:val="22"/>
        <w:ind w:firstLine="480" w:firstLineChars="200"/>
        <w:rPr>
          <w:rFonts w:ascii="宋体" w:hAnsi="宋体"/>
        </w:rPr>
      </w:pPr>
      <w:r>
        <w:rPr>
          <w:rFonts w:hint="eastAsia" w:ascii="宋体" w:hAnsi="宋体"/>
        </w:rPr>
        <w:t>实验电路如图</w:t>
      </w:r>
      <w:r>
        <w:rPr>
          <w:rFonts w:hint="eastAsia" w:ascii="宋体" w:hAnsi="宋体"/>
          <w:lang w:val="en-US" w:eastAsia="zh-CN"/>
        </w:rPr>
        <w:t>5-7</w:t>
      </w:r>
      <w:r>
        <w:rPr>
          <w:rFonts w:hint="eastAsia" w:ascii="宋体" w:hAnsi="宋体"/>
        </w:rPr>
        <w:t>所示，采用MC1496集成电路构成解调器，载波信号从P7经相位调节网络W3、C13、U3A加在8、10脚之间，调幅信号vAM (t)从P8经C14加在1、4脚之间，相乘后信号由12脚输出，经低通滤波器、同相放大器输出。</w:t>
      </w:r>
    </w:p>
    <w:p w14:paraId="14E9F20F">
      <w:pPr>
        <w:pStyle w:val="22"/>
        <w:jc w:val="center"/>
        <w:rPr>
          <w:rFonts w:ascii="宋体" w:hAnsi="宋体"/>
        </w:rPr>
      </w:pPr>
      <w:r>
        <w:rPr>
          <w:rFonts w:ascii="宋体" w:hAnsi="宋体"/>
        </w:rPr>
        <w:drawing>
          <wp:inline distT="0" distB="0" distL="0" distR="0">
            <wp:extent cx="5274310" cy="2075815"/>
            <wp:effectExtent l="0" t="0" r="0" b="0"/>
            <wp:docPr id="1841841236" name="图片 1841841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41236" name="图片 1841841236"/>
                    <pic:cNvPicPr>
                      <a:picLocks noChangeAspect="1"/>
                    </pic:cNvPicPr>
                  </pic:nvPicPr>
                  <pic:blipFill>
                    <a:blip r:embed="rId80">
                      <a:extLst>
                        <a:ext uri="{28A0092B-C50C-407E-A947-70E740481C1C}">
                          <a14:useLocalDpi xmlns:a14="http://schemas.microsoft.com/office/drawing/2010/main" val="0"/>
                        </a:ext>
                      </a:extLst>
                    </a:blip>
                    <a:srcRect/>
                    <a:stretch>
                      <a:fillRect/>
                    </a:stretch>
                  </pic:blipFill>
                  <pic:spPr>
                    <a:xfrm>
                      <a:off x="0" y="0"/>
                      <a:ext cx="5274310" cy="2075815"/>
                    </a:xfrm>
                    <a:prstGeom prst="rect">
                      <a:avLst/>
                    </a:prstGeom>
                    <a:noFill/>
                    <a:ln>
                      <a:noFill/>
                    </a:ln>
                  </pic:spPr>
                </pic:pic>
              </a:graphicData>
            </a:graphic>
          </wp:inline>
        </w:drawing>
      </w:r>
    </w:p>
    <w:p w14:paraId="59E532D2">
      <w:pPr>
        <w:pStyle w:val="22"/>
        <w:jc w:val="center"/>
        <w:rPr>
          <w:rFonts w:hint="eastAsia"/>
        </w:rPr>
      </w:pPr>
      <w:r>
        <w:rPr>
          <w:rFonts w:hint="eastAsia" w:ascii="宋体" w:hAnsi="宋体"/>
        </w:rPr>
        <w:t>图</w:t>
      </w:r>
      <w:r>
        <w:rPr>
          <w:rFonts w:hint="eastAsia" w:ascii="宋体" w:hAnsi="宋体"/>
          <w:lang w:val="en-US" w:eastAsia="zh-CN"/>
        </w:rPr>
        <w:t>5-7</w:t>
      </w:r>
      <w:r>
        <w:rPr>
          <w:rFonts w:hint="eastAsia" w:ascii="宋体" w:hAnsi="宋体"/>
        </w:rPr>
        <w:t xml:space="preserve">  同步检波电路图</w:t>
      </w:r>
    </w:p>
    <w:p w14:paraId="4B591614">
      <w:pPr>
        <w:pStyle w:val="20"/>
        <w:rPr>
          <w:rFonts w:hint="eastAsia"/>
        </w:rPr>
      </w:pPr>
      <w:r>
        <w:rPr>
          <w:rFonts w:hint="eastAsia"/>
        </w:rPr>
        <w:t>五、实验步骤</w:t>
      </w:r>
    </w:p>
    <w:p w14:paraId="4BBB88F3">
      <w:pPr>
        <w:pStyle w:val="20"/>
        <w:rPr>
          <w:rFonts w:hint="eastAsia"/>
        </w:rPr>
      </w:pPr>
      <w:r>
        <w:rPr>
          <w:rFonts w:hint="eastAsia" w:cs="Times New Roman" w:asciiTheme="minorEastAsia" w:hAnsiTheme="minorEastAsia" w:eastAsiaTheme="minorEastAsia"/>
          <w:b/>
          <w:bCs/>
          <w:kern w:val="2"/>
          <w:sz w:val="24"/>
          <w:szCs w:val="24"/>
          <w:lang w:val="en-US" w:eastAsia="zh-CN" w:bidi="ar-SA"/>
        </w:rPr>
        <w:t>（一）模拟乘法器调幅</w:t>
      </w:r>
    </w:p>
    <w:p w14:paraId="14786280">
      <w:pPr>
        <w:pStyle w:val="22"/>
      </w:pPr>
      <w:r>
        <w:rPr>
          <w:rFonts w:hint="eastAsia"/>
        </w:rPr>
        <w:t>1、连线框图如图5</w:t>
      </w:r>
      <w:r>
        <w:t>-</w:t>
      </w:r>
      <w:r>
        <w:rPr>
          <w:rFonts w:hint="eastAsia"/>
          <w:lang w:val="en-US" w:eastAsia="zh-CN"/>
        </w:rPr>
        <w:t>8</w:t>
      </w:r>
      <w:r>
        <w:rPr>
          <w:rFonts w:hint="eastAsia"/>
        </w:rPr>
        <w:t>所示</w:t>
      </w:r>
    </w:p>
    <w:p w14:paraId="0A4BF031">
      <w:pPr>
        <w:pStyle w:val="22"/>
        <w:jc w:val="center"/>
      </w:pPr>
      <w:r>
        <w:drawing>
          <wp:inline distT="0" distB="0" distL="0" distR="0">
            <wp:extent cx="3390900" cy="1183005"/>
            <wp:effectExtent l="0" t="0" r="0" b="0"/>
            <wp:docPr id="17874504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50473" name="图片 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a:xfrm>
                      <a:off x="0" y="0"/>
                      <a:ext cx="3398900" cy="1185891"/>
                    </a:xfrm>
                    <a:prstGeom prst="rect">
                      <a:avLst/>
                    </a:prstGeom>
                    <a:noFill/>
                    <a:ln>
                      <a:noFill/>
                    </a:ln>
                  </pic:spPr>
                </pic:pic>
              </a:graphicData>
            </a:graphic>
          </wp:inline>
        </w:drawing>
      </w:r>
    </w:p>
    <w:p w14:paraId="4FD18306">
      <w:pPr>
        <w:pStyle w:val="22"/>
        <w:jc w:val="center"/>
      </w:pPr>
      <w:r>
        <w:rPr>
          <w:rFonts w:hint="eastAsia"/>
        </w:rPr>
        <w:t>图5</w:t>
      </w:r>
      <w:r>
        <w:t>-</w:t>
      </w:r>
      <w:r>
        <w:rPr>
          <w:rFonts w:hint="eastAsia"/>
          <w:lang w:val="en-US" w:eastAsia="zh-CN"/>
        </w:rPr>
        <w:t>8</w:t>
      </w:r>
      <w:r>
        <w:t xml:space="preserve"> </w:t>
      </w:r>
      <w:r>
        <w:rPr>
          <w:rFonts w:hint="eastAsia"/>
        </w:rPr>
        <w:t>实验连线</w:t>
      </w:r>
    </w:p>
    <w:p w14:paraId="4D524954">
      <w:pPr>
        <w:pStyle w:val="22"/>
        <w:rPr>
          <w:rFonts w:hint="eastAsia" w:eastAsiaTheme="minorEastAsia"/>
          <w:lang w:val="en-US" w:eastAsia="zh-CN"/>
        </w:rPr>
      </w:pPr>
      <w:r>
        <w:t>2</w:t>
      </w:r>
      <w:r>
        <w:rPr>
          <w:rFonts w:hint="eastAsia"/>
        </w:rPr>
        <w:t>、抑制载波振幅调制：</w:t>
      </w:r>
      <w:r>
        <w:rPr>
          <w:rFonts w:hint="eastAsia"/>
          <w:lang w:val="en-US" w:eastAsia="zh-CN"/>
        </w:rPr>
        <w:t>DSB</w:t>
      </w:r>
    </w:p>
    <w:p w14:paraId="68D3E6F7">
      <w:pPr>
        <w:pStyle w:val="22"/>
        <w:ind w:firstLine="240" w:firstLineChars="100"/>
      </w:pPr>
      <w:r>
        <w:rPr>
          <w:rFonts w:hint="eastAsia"/>
        </w:rPr>
        <w:t>（1）先从P1端输入载波信号，（注意，此时音频输入P3端口暂不输入音频信号。）调节平衡电位器W1，使输出信号vO（t）（TP6）中载波输出幅度最小（此时表明载波已被抑制，乘法器MC1496的1、4脚电压相等）。</w:t>
      </w:r>
    </w:p>
    <w:p w14:paraId="24508E90">
      <w:pPr>
        <w:pStyle w:val="22"/>
        <w:ind w:firstLine="240" w:firstLineChars="100"/>
      </w:pPr>
      <w:r>
        <w:rPr>
          <w:rFonts w:hint="eastAsia"/>
        </w:rPr>
        <w:t>（2）再从P3端输入音频信号（正弦波），观察TP6处输出的抑制载波的调幅信号。适当调节W2改变TP6输出波形的幅度。将音频信号的频率调至最大，可从时域上观测到较清晰的抑制载波调幅波，如图5</w:t>
      </w:r>
      <w:r>
        <w:t>-</w:t>
      </w:r>
      <w:r>
        <w:rPr>
          <w:rFonts w:hint="eastAsia"/>
          <w:lang w:val="en-US" w:eastAsia="zh-CN"/>
        </w:rPr>
        <w:t>9</w:t>
      </w:r>
      <w:r>
        <w:rPr>
          <w:rFonts w:hint="eastAsia"/>
        </w:rPr>
        <w:t>所示。</w:t>
      </w:r>
    </w:p>
    <w:p w14:paraId="20646F99">
      <w:pPr>
        <w:pStyle w:val="22"/>
      </w:pPr>
      <w:r>
        <w:rPr>
          <w:rFonts w:ascii="宋体" w:hAnsi="宋体" w:eastAsia="宋体" w:cs="宋体"/>
          <w:sz w:val="24"/>
          <w:szCs w:val="24"/>
        </w:rPr>
        <w:drawing>
          <wp:inline distT="0" distB="0" distL="114300" distR="114300">
            <wp:extent cx="2592070" cy="1944370"/>
            <wp:effectExtent l="0" t="0" r="11430" b="11430"/>
            <wp:docPr id="44"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9" descr="IMG_256"/>
                    <pic:cNvPicPr>
                      <a:picLocks noChangeAspect="1"/>
                    </pic:cNvPicPr>
                  </pic:nvPicPr>
                  <pic:blipFill>
                    <a:blip r:embed="rId82"/>
                    <a:stretch>
                      <a:fillRect/>
                    </a:stretch>
                  </pic:blipFill>
                  <pic:spPr>
                    <a:xfrm>
                      <a:off x="0" y="0"/>
                      <a:ext cx="2592070" cy="194437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592070" cy="1944370"/>
            <wp:effectExtent l="0" t="0" r="11430" b="11430"/>
            <wp:docPr id="45"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0" descr="IMG_256"/>
                    <pic:cNvPicPr>
                      <a:picLocks noChangeAspect="1"/>
                    </pic:cNvPicPr>
                  </pic:nvPicPr>
                  <pic:blipFill>
                    <a:blip r:embed="rId83"/>
                    <a:stretch>
                      <a:fillRect/>
                    </a:stretch>
                  </pic:blipFill>
                  <pic:spPr>
                    <a:xfrm>
                      <a:off x="0" y="0"/>
                      <a:ext cx="2592070" cy="1944370"/>
                    </a:xfrm>
                    <a:prstGeom prst="rect">
                      <a:avLst/>
                    </a:prstGeom>
                    <a:noFill/>
                    <a:ln w="9525">
                      <a:noFill/>
                    </a:ln>
                  </pic:spPr>
                </pic:pic>
              </a:graphicData>
            </a:graphic>
          </wp:inline>
        </w:drawing>
      </w:r>
    </w:p>
    <w:p w14:paraId="032F4154">
      <w:pPr>
        <w:pStyle w:val="22"/>
        <w:jc w:val="center"/>
      </w:pPr>
      <w:r>
        <w:rPr>
          <w:rFonts w:hint="eastAsia"/>
        </w:rPr>
        <w:t>图</w:t>
      </w:r>
      <w:r>
        <w:t>5-</w:t>
      </w:r>
      <w:r>
        <w:rPr>
          <w:rFonts w:hint="eastAsia"/>
          <w:lang w:val="en-US" w:eastAsia="zh-CN"/>
        </w:rPr>
        <w:t>9</w:t>
      </w:r>
      <w:r>
        <w:t xml:space="preserve"> </w:t>
      </w:r>
      <w:r>
        <w:rPr>
          <w:rFonts w:hint="eastAsia"/>
        </w:rPr>
        <w:t>实验测得</w:t>
      </w:r>
      <w:r>
        <w:rPr>
          <w:rFonts w:hint="eastAsia"/>
          <w:lang w:val="en-US" w:eastAsia="zh-CN"/>
        </w:rPr>
        <w:t>DSB</w:t>
      </w:r>
      <w:r>
        <w:rPr>
          <w:rFonts w:hint="eastAsia"/>
        </w:rPr>
        <w:t>抑制载波调幅波形</w:t>
      </w:r>
    </w:p>
    <w:p w14:paraId="0B3A336B">
      <w:pPr>
        <w:pStyle w:val="22"/>
        <w:rPr>
          <w:rFonts w:hint="default" w:eastAsiaTheme="minorEastAsia"/>
          <w:lang w:val="en-US" w:eastAsia="zh-CN"/>
        </w:rPr>
      </w:pPr>
      <w:r>
        <w:rPr>
          <w:rFonts w:hint="eastAsia"/>
        </w:rPr>
        <w:t>3、全载波振幅调制</w:t>
      </w:r>
      <w:r>
        <w:rPr>
          <w:rFonts w:hint="eastAsia"/>
          <w:lang w:eastAsia="zh-CN"/>
        </w:rPr>
        <w:t>：</w:t>
      </w:r>
      <w:r>
        <w:rPr>
          <w:rFonts w:hint="eastAsia"/>
          <w:lang w:val="en-US" w:eastAsia="zh-CN"/>
        </w:rPr>
        <w:t>AM</w:t>
      </w:r>
    </w:p>
    <w:p w14:paraId="52D33E8D">
      <w:pPr>
        <w:pStyle w:val="22"/>
      </w:pPr>
      <w:r>
        <w:rPr>
          <w:rFonts w:hint="eastAsia"/>
        </w:rPr>
        <w:t>（1）先将P1端输入载波信号，调节电位器W1，使输出信号vO（t）（TP6）中有载波输出（此时V1与V4不相等, 即MC1496的1、4脚电压差不为0）。</w:t>
      </w:r>
    </w:p>
    <w:p w14:paraId="5F7758F1">
      <w:pPr>
        <w:pStyle w:val="22"/>
      </w:pPr>
      <w:r>
        <w:rPr>
          <w:rFonts w:hint="eastAsia"/>
        </w:rPr>
        <w:t>（2）再从P3端输入音频信号（正弦波），TP6最后出现如图5-5所示的有载波调幅信号的波形，记下AM波对应Vmax和Vmin，并计算调幅度m。适当调节电位器W1改变调制度，观察TP6输出波形的变化情况，再记录AM波对应的Vmax和Vmin，并计算调幅度m。适当改变音频信号的幅度，观察调幅信号的变化。</w:t>
      </w:r>
    </w:p>
    <w:p w14:paraId="4C585087">
      <w:pPr>
        <w:pStyle w:val="22"/>
        <w:jc w:val="center"/>
        <w:rPr>
          <w:rFonts w:ascii="宋体" w:hAnsi="宋体"/>
        </w:rPr>
      </w:pPr>
    </w:p>
    <w:p w14:paraId="54E3C5F3">
      <w:pPr>
        <w:pStyle w:val="22"/>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879725" cy="2160270"/>
            <wp:effectExtent l="0" t="0" r="3175" b="11430"/>
            <wp:docPr id="47" name="图片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2" descr="IMG_256"/>
                    <pic:cNvPicPr>
                      <a:picLocks noChangeAspect="1"/>
                    </pic:cNvPicPr>
                  </pic:nvPicPr>
                  <pic:blipFill>
                    <a:blip r:embed="rId84"/>
                    <a:stretch>
                      <a:fillRect/>
                    </a:stretch>
                  </pic:blipFill>
                  <pic:spPr>
                    <a:xfrm>
                      <a:off x="0" y="0"/>
                      <a:ext cx="2879725" cy="2160270"/>
                    </a:xfrm>
                    <a:prstGeom prst="rect">
                      <a:avLst/>
                    </a:prstGeom>
                    <a:noFill/>
                    <a:ln w="9525">
                      <a:noFill/>
                    </a:ln>
                  </pic:spPr>
                </pic:pic>
              </a:graphicData>
            </a:graphic>
          </wp:inline>
        </w:drawing>
      </w:r>
    </w:p>
    <w:p w14:paraId="00447849">
      <w:pPr>
        <w:pStyle w:val="22"/>
        <w:jc w:val="center"/>
        <w:rPr>
          <w:rFonts w:ascii="宋体" w:hAnsi="宋体"/>
        </w:rPr>
      </w:pPr>
      <w:r>
        <w:rPr>
          <w:rFonts w:hint="eastAsia" w:ascii="宋体" w:hAnsi="宋体"/>
        </w:rPr>
        <w:t>（a）m</w:t>
      </w:r>
      <w:r>
        <w:rPr>
          <w:rFonts w:ascii="宋体" w:hAnsi="宋体"/>
        </w:rPr>
        <w:t>=</w:t>
      </w:r>
      <w:r>
        <w:rPr>
          <w:rFonts w:hint="eastAsia" w:ascii="宋体" w:hAnsi="宋体"/>
          <w:lang w:val="en-US" w:eastAsia="zh-CN"/>
        </w:rPr>
        <w:t>100</w:t>
      </w:r>
      <w:r>
        <w:rPr>
          <w:rFonts w:ascii="宋体" w:hAnsi="宋体"/>
        </w:rPr>
        <w:t xml:space="preserve">% </w:t>
      </w:r>
    </w:p>
    <w:p w14:paraId="3B7AC85D">
      <w:pPr>
        <w:pStyle w:val="22"/>
        <w:ind w:firstLine="420" w:firstLineChars="0"/>
        <w:jc w:val="both"/>
        <w:rPr>
          <w:rFonts w:hint="default" w:ascii="宋体" w:hAnsi="宋体" w:eastAsiaTheme="minorEastAsia"/>
          <w:lang w:val="en-US" w:eastAsia="zh-CN"/>
        </w:rPr>
      </w:pPr>
      <w:r>
        <w:rPr>
          <w:rFonts w:hint="eastAsia" w:ascii="宋体" w:hAnsi="宋体"/>
          <w:lang w:val="en-US" w:eastAsia="zh-CN"/>
        </w:rPr>
        <w:t>调节W1，可见这时Vmin为0，也就是调制度为1。</w:t>
      </w:r>
    </w:p>
    <w:p w14:paraId="2D73ED10">
      <w:pPr>
        <w:pStyle w:val="22"/>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879725" cy="2159635"/>
            <wp:effectExtent l="0" t="0" r="3175" b="12065"/>
            <wp:docPr id="48" name="图片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3" descr="IMG_256"/>
                    <pic:cNvPicPr>
                      <a:picLocks noChangeAspect="1"/>
                    </pic:cNvPicPr>
                  </pic:nvPicPr>
                  <pic:blipFill>
                    <a:blip r:embed="rId85"/>
                    <a:stretch>
                      <a:fillRect/>
                    </a:stretch>
                  </pic:blipFill>
                  <pic:spPr>
                    <a:xfrm>
                      <a:off x="0" y="0"/>
                      <a:ext cx="2879725" cy="2159635"/>
                    </a:xfrm>
                    <a:prstGeom prst="rect">
                      <a:avLst/>
                    </a:prstGeom>
                    <a:noFill/>
                    <a:ln w="9525">
                      <a:noFill/>
                    </a:ln>
                  </pic:spPr>
                </pic:pic>
              </a:graphicData>
            </a:graphic>
          </wp:inline>
        </w:drawing>
      </w:r>
    </w:p>
    <w:p w14:paraId="01840A0E">
      <w:pPr>
        <w:pStyle w:val="22"/>
        <w:jc w:val="center"/>
        <w:rPr>
          <w:rFonts w:ascii="宋体" w:hAnsi="宋体"/>
        </w:rPr>
      </w:pPr>
      <w:r>
        <w:rPr>
          <w:rFonts w:hint="eastAsia" w:ascii="宋体" w:hAnsi="宋体"/>
        </w:rPr>
        <w:t>（</w:t>
      </w:r>
      <w:r>
        <w:rPr>
          <w:rFonts w:hint="eastAsia" w:ascii="宋体" w:hAnsi="宋体"/>
          <w:lang w:val="en-US" w:eastAsia="zh-CN"/>
        </w:rPr>
        <w:t>b</w:t>
      </w:r>
      <w:r>
        <w:rPr>
          <w:rFonts w:hint="eastAsia" w:ascii="宋体" w:hAnsi="宋体"/>
        </w:rPr>
        <w:t>）m</w:t>
      </w:r>
      <w:r>
        <w:rPr>
          <w:rFonts w:ascii="宋体" w:hAnsi="宋体"/>
        </w:rPr>
        <w:t>=</w:t>
      </w:r>
      <w:r>
        <w:rPr>
          <w:rFonts w:hint="eastAsia" w:ascii="宋体" w:hAnsi="宋体"/>
          <w:lang w:val="en-US" w:eastAsia="zh-CN"/>
        </w:rPr>
        <w:t>80</w:t>
      </w:r>
      <w:r>
        <w:rPr>
          <w:rFonts w:ascii="宋体" w:hAnsi="宋体"/>
        </w:rPr>
        <w:t xml:space="preserve">% </w:t>
      </w:r>
    </w:p>
    <w:p w14:paraId="54749170">
      <w:pPr>
        <w:pStyle w:val="22"/>
        <w:ind w:firstLine="420" w:firstLineChars="0"/>
        <w:jc w:val="both"/>
        <w:rPr>
          <w:rFonts w:hint="default" w:ascii="宋体" w:hAnsi="宋体"/>
          <w:lang w:val="en-US"/>
        </w:rPr>
      </w:pPr>
      <w:r>
        <w:rPr>
          <w:rFonts w:hint="eastAsia" w:ascii="宋体" w:hAnsi="宋体"/>
          <w:lang w:val="en-US" w:eastAsia="zh-CN"/>
        </w:rPr>
        <w:t>调节W1，可见这时Vmax=1.42V，Vmin=0.16V，计算</w:t>
      </w:r>
      <m:oMath>
        <m:r>
          <m:rPr/>
          <w:rPr>
            <w:rFonts w:hint="default" w:ascii="Cambria Math" w:hAnsi="Cambria Math" w:cs="Times New Roman"/>
            <w:kern w:val="2"/>
            <w:sz w:val="24"/>
            <w:szCs w:val="24"/>
            <w:lang w:val="en-US" w:eastAsia="zh-CN" w:bidi="ar-SA"/>
          </w:rPr>
          <m:t>m=</m:t>
        </m:r>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Vmax−Vmin</m:t>
            </m:r>
            <m:ctrlPr>
              <w:rPr>
                <w:rFonts w:hint="default" w:ascii="Cambria Math" w:hAnsi="Cambria Math" w:cs="Times New Roman"/>
                <w:i/>
                <w:kern w:val="2"/>
                <w:sz w:val="24"/>
                <w:szCs w:val="24"/>
                <w:lang w:val="en-US" w:eastAsia="zh-CN" w:bidi="ar-SA"/>
              </w:rPr>
            </m:ctrlPr>
          </m:num>
          <m:den>
            <m:r>
              <m:rPr/>
              <w:rPr>
                <w:rFonts w:hint="default" w:ascii="Cambria Math" w:hAnsi="Cambria Math" w:cs="Times New Roman"/>
                <w:kern w:val="2"/>
                <w:sz w:val="24"/>
                <w:szCs w:val="24"/>
                <w:lang w:val="en-US" w:eastAsia="zh-CN" w:bidi="ar-SA"/>
              </w:rPr>
              <m:t>Vmax+Vmin</m:t>
            </m:r>
            <m:ctrlPr>
              <w:rPr>
                <w:rFonts w:hint="default" w:ascii="Cambria Math" w:hAnsi="Cambria Math" w:cs="Times New Roman"/>
                <w:i/>
                <w:kern w:val="2"/>
                <w:sz w:val="24"/>
                <w:szCs w:val="24"/>
                <w:lang w:val="en-US" w:eastAsia="zh-CN" w:bidi="ar-SA"/>
              </w:rPr>
            </m:ctrlPr>
          </m:den>
        </m:f>
        <m:r>
          <m:rPr/>
          <w:rPr>
            <w:rFonts w:hint="default" w:ascii="Cambria Math" w:hAnsi="Cambria Math" w:cs="Cambria Math"/>
            <w:kern w:val="2"/>
            <w:sz w:val="24"/>
            <w:szCs w:val="24"/>
            <w:lang w:val="en-US" w:eastAsia="zh-CN" w:bidi="ar-SA"/>
          </w:rPr>
          <m:t>≈</m:t>
        </m:r>
        <m:r>
          <m:rPr/>
          <w:rPr>
            <w:rFonts w:hint="default" w:ascii="Cambria Math" w:hAnsi="Cambria Math" w:cs="Times New Roman"/>
            <w:kern w:val="2"/>
            <w:sz w:val="24"/>
            <w:szCs w:val="24"/>
            <w:lang w:val="en-US" w:eastAsia="zh-CN" w:bidi="ar-SA"/>
          </w:rPr>
          <m:t>0.8</m:t>
        </m:r>
      </m:oMath>
    </w:p>
    <w:p w14:paraId="0318BBAA">
      <w:pPr>
        <w:pStyle w:val="22"/>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879725" cy="2159635"/>
            <wp:effectExtent l="0" t="0" r="3175" b="12065"/>
            <wp:docPr id="49" name="图片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4" descr="IMG_256"/>
                    <pic:cNvPicPr>
                      <a:picLocks noChangeAspect="1"/>
                    </pic:cNvPicPr>
                  </pic:nvPicPr>
                  <pic:blipFill>
                    <a:blip r:embed="rId86"/>
                    <a:stretch>
                      <a:fillRect/>
                    </a:stretch>
                  </pic:blipFill>
                  <pic:spPr>
                    <a:xfrm>
                      <a:off x="0" y="0"/>
                      <a:ext cx="2879725" cy="2159635"/>
                    </a:xfrm>
                    <a:prstGeom prst="rect">
                      <a:avLst/>
                    </a:prstGeom>
                    <a:noFill/>
                    <a:ln w="9525">
                      <a:noFill/>
                    </a:ln>
                  </pic:spPr>
                </pic:pic>
              </a:graphicData>
            </a:graphic>
          </wp:inline>
        </w:drawing>
      </w:r>
    </w:p>
    <w:p w14:paraId="69A92F21">
      <w:pPr>
        <w:pStyle w:val="22"/>
        <w:jc w:val="center"/>
        <w:rPr>
          <w:rFonts w:ascii="宋体" w:hAnsi="宋体"/>
        </w:rPr>
      </w:pPr>
      <w:r>
        <w:rPr>
          <w:rFonts w:hint="eastAsia" w:ascii="宋体" w:hAnsi="宋体"/>
        </w:rPr>
        <w:t>（</w:t>
      </w:r>
      <w:r>
        <w:rPr>
          <w:rFonts w:hint="eastAsia" w:ascii="宋体" w:hAnsi="宋体"/>
          <w:lang w:val="en-US" w:eastAsia="zh-CN"/>
        </w:rPr>
        <w:t>c</w:t>
      </w:r>
      <w:r>
        <w:rPr>
          <w:rFonts w:hint="eastAsia" w:ascii="宋体" w:hAnsi="宋体"/>
        </w:rPr>
        <w:t>）m</w:t>
      </w:r>
      <w:r>
        <w:rPr>
          <w:rFonts w:ascii="宋体" w:hAnsi="宋体"/>
        </w:rPr>
        <w:t>=</w:t>
      </w:r>
      <w:r>
        <w:rPr>
          <w:rFonts w:hint="eastAsia" w:ascii="宋体" w:hAnsi="宋体"/>
          <w:lang w:val="en-US" w:eastAsia="zh-CN"/>
        </w:rPr>
        <w:t>30</w:t>
      </w:r>
      <w:r>
        <w:rPr>
          <w:rFonts w:ascii="宋体" w:hAnsi="宋体"/>
        </w:rPr>
        <w:t xml:space="preserve">% </w:t>
      </w:r>
    </w:p>
    <w:p w14:paraId="6FB83595">
      <w:pPr>
        <w:pStyle w:val="22"/>
        <w:ind w:firstLine="420" w:firstLineChars="0"/>
        <w:jc w:val="both"/>
        <w:rPr>
          <w:rFonts w:hint="default" w:ascii="宋体" w:hAnsi="宋体"/>
          <w:lang w:val="en-US"/>
        </w:rPr>
      </w:pPr>
      <w:r>
        <w:rPr>
          <w:rFonts w:hint="eastAsia" w:ascii="宋体" w:hAnsi="宋体"/>
          <w:lang w:val="en-US" w:eastAsia="zh-CN"/>
        </w:rPr>
        <w:t>调节W1，可见这时Vmax=0.672V，Vmin=0.36V，计算</w:t>
      </w:r>
      <m:oMath>
        <m:r>
          <m:rPr/>
          <w:rPr>
            <w:rFonts w:hint="default" w:ascii="Cambria Math" w:hAnsi="Cambria Math" w:cs="Times New Roman"/>
            <w:kern w:val="2"/>
            <w:sz w:val="24"/>
            <w:szCs w:val="24"/>
            <w:lang w:val="en-US" w:eastAsia="zh-CN" w:bidi="ar-SA"/>
          </w:rPr>
          <m:t>m=</m:t>
        </m:r>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Vmax−Vmin</m:t>
            </m:r>
            <m:ctrlPr>
              <w:rPr>
                <w:rFonts w:hint="default" w:ascii="Cambria Math" w:hAnsi="Cambria Math" w:cs="Times New Roman"/>
                <w:i/>
                <w:kern w:val="2"/>
                <w:sz w:val="24"/>
                <w:szCs w:val="24"/>
                <w:lang w:val="en-US" w:eastAsia="zh-CN" w:bidi="ar-SA"/>
              </w:rPr>
            </m:ctrlPr>
          </m:num>
          <m:den>
            <m:r>
              <m:rPr/>
              <w:rPr>
                <w:rFonts w:hint="default" w:ascii="Cambria Math" w:hAnsi="Cambria Math" w:cs="Times New Roman"/>
                <w:kern w:val="2"/>
                <w:sz w:val="24"/>
                <w:szCs w:val="24"/>
                <w:lang w:val="en-US" w:eastAsia="zh-CN" w:bidi="ar-SA"/>
              </w:rPr>
              <m:t>Vmax+Vmin</m:t>
            </m:r>
            <m:ctrlPr>
              <w:rPr>
                <w:rFonts w:hint="default" w:ascii="Cambria Math" w:hAnsi="Cambria Math" w:cs="Times New Roman"/>
                <w:i/>
                <w:kern w:val="2"/>
                <w:sz w:val="24"/>
                <w:szCs w:val="24"/>
                <w:lang w:val="en-US" w:eastAsia="zh-CN" w:bidi="ar-SA"/>
              </w:rPr>
            </m:ctrlPr>
          </m:den>
        </m:f>
        <m:r>
          <m:rPr/>
          <w:rPr>
            <w:rFonts w:hint="default" w:ascii="Cambria Math" w:hAnsi="Cambria Math" w:cs="Cambria Math"/>
            <w:kern w:val="2"/>
            <w:sz w:val="24"/>
            <w:szCs w:val="24"/>
            <w:lang w:val="en-US" w:eastAsia="zh-CN" w:bidi="ar-SA"/>
          </w:rPr>
          <m:t>≈</m:t>
        </m:r>
        <m:r>
          <m:rPr/>
          <w:rPr>
            <w:rFonts w:hint="default" w:ascii="Cambria Math" w:hAnsi="Cambria Math" w:cs="Times New Roman"/>
            <w:kern w:val="2"/>
            <w:sz w:val="24"/>
            <w:szCs w:val="24"/>
            <w:lang w:val="en-US" w:eastAsia="zh-CN" w:bidi="ar-SA"/>
          </w:rPr>
          <m:t>0.</m:t>
        </m:r>
      </m:oMath>
      <w:r>
        <w:rPr>
          <w:rFonts w:hint="eastAsia" w:hAnsi="Cambria Math" w:cs="Times New Roman"/>
          <w:i w:val="0"/>
          <w:kern w:val="2"/>
          <w:sz w:val="24"/>
          <w:szCs w:val="24"/>
          <w:lang w:val="en-US" w:eastAsia="zh-CN" w:bidi="ar-SA"/>
        </w:rPr>
        <w:t>3</w:t>
      </w:r>
    </w:p>
    <w:p w14:paraId="2AC03B77">
      <w:pPr>
        <w:pStyle w:val="22"/>
        <w:jc w:val="center"/>
        <w:rPr>
          <w:rFonts w:ascii="宋体" w:hAnsi="宋体"/>
        </w:rPr>
      </w:pPr>
    </w:p>
    <w:p w14:paraId="3E2B4A13">
      <w:pPr>
        <w:pStyle w:val="22"/>
        <w:rPr>
          <w:rFonts w:eastAsia="Times New Roman"/>
          <w:snapToGrid w:val="0"/>
          <w:color w:val="000000"/>
          <w:w w:val="0"/>
          <w:kern w:val="0"/>
          <w:sz w:val="0"/>
          <w:szCs w:val="0"/>
          <w:u w:color="000000"/>
          <w:shd w:val="clear" w:color="000000" w:fill="000000"/>
          <w:lang w:val="zh-CN" w:eastAsia="zh-CN" w:bidi="zh-CN"/>
        </w:rPr>
      </w:pPr>
    </w:p>
    <w:p w14:paraId="108C0E65">
      <w:pPr>
        <w:pStyle w:val="22"/>
        <w:jc w:val="center"/>
        <w:rPr>
          <w:rFonts w:ascii="宋体" w:hAnsi="宋体"/>
        </w:rPr>
      </w:pPr>
      <w:r>
        <w:rPr>
          <w:rFonts w:hint="eastAsia" w:ascii="宋体" w:hAnsi="宋体"/>
        </w:rPr>
        <w:t>图5</w:t>
      </w:r>
      <w:r>
        <w:rPr>
          <w:rFonts w:ascii="宋体" w:hAnsi="宋体"/>
        </w:rPr>
        <w:t>-</w:t>
      </w:r>
      <w:r>
        <w:rPr>
          <w:rFonts w:hint="eastAsia" w:ascii="宋体" w:hAnsi="宋体"/>
          <w:lang w:val="en-US" w:eastAsia="zh-CN"/>
        </w:rPr>
        <w:t>10</w:t>
      </w:r>
      <w:r>
        <w:rPr>
          <w:rFonts w:ascii="宋体" w:hAnsi="宋体"/>
        </w:rPr>
        <w:t xml:space="preserve"> </w:t>
      </w:r>
      <w:r>
        <w:rPr>
          <w:rFonts w:hint="eastAsia" w:ascii="宋体" w:hAnsi="宋体"/>
        </w:rPr>
        <w:t>实验测得波形</w:t>
      </w:r>
    </w:p>
    <w:p w14:paraId="6BB40907">
      <w:pPr>
        <w:pStyle w:val="22"/>
        <w:rPr>
          <w:rFonts w:hint="default" w:eastAsiaTheme="minorEastAsia"/>
          <w:lang w:val="en-US" w:eastAsia="zh-CN"/>
        </w:rPr>
      </w:pPr>
      <w:r>
        <w:rPr>
          <w:rFonts w:hint="eastAsia" w:ascii="宋体" w:hAnsi="宋体"/>
        </w:rPr>
        <w:t>4、</w:t>
      </w:r>
      <w:r>
        <w:rPr>
          <w:rFonts w:hint="eastAsia"/>
        </w:rPr>
        <w:t>抑制载波单边带振幅调制</w:t>
      </w:r>
      <w:r>
        <w:rPr>
          <w:rFonts w:hint="eastAsia"/>
          <w:lang w:eastAsia="zh-CN"/>
        </w:rPr>
        <w:t>：</w:t>
      </w:r>
      <w:r>
        <w:rPr>
          <w:rFonts w:hint="eastAsia"/>
          <w:lang w:val="en-US" w:eastAsia="zh-CN"/>
        </w:rPr>
        <w:t>SSB</w:t>
      </w:r>
    </w:p>
    <w:p w14:paraId="54204742">
      <w:pPr>
        <w:pStyle w:val="22"/>
        <w:ind w:firstLine="480" w:firstLineChars="200"/>
        <w:rPr>
          <w:rFonts w:ascii="宋体" w:hAnsi="宋体"/>
        </w:rPr>
      </w:pPr>
      <w:r>
        <w:rPr>
          <w:rFonts w:hint="eastAsia" w:ascii="宋体" w:hAnsi="宋体"/>
        </w:rPr>
        <w:t>先调节电位器W1，使TP6处输出抑制载波调幅信号，再将音频信号频率调到10KHz左右，从P5（TP7）处观察输出的抑制载波单边带的时域波形。</w:t>
      </w:r>
    </w:p>
    <w:p w14:paraId="20E2F2AC">
      <w:pPr>
        <w:pStyle w:val="22"/>
        <w:jc w:val="center"/>
        <w:rPr>
          <w:rFonts w:ascii="宋体" w:hAnsi="宋体"/>
        </w:rPr>
      </w:pPr>
      <w:r>
        <w:rPr>
          <w:rFonts w:ascii="宋体" w:hAnsi="宋体" w:eastAsia="宋体" w:cs="宋体"/>
          <w:sz w:val="24"/>
          <w:szCs w:val="24"/>
        </w:rPr>
        <w:drawing>
          <wp:inline distT="0" distB="0" distL="114300" distR="114300">
            <wp:extent cx="2879725" cy="2160270"/>
            <wp:effectExtent l="0" t="0" r="3175" b="11430"/>
            <wp:docPr id="46"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1" descr="IMG_256"/>
                    <pic:cNvPicPr>
                      <a:picLocks noChangeAspect="1"/>
                    </pic:cNvPicPr>
                  </pic:nvPicPr>
                  <pic:blipFill>
                    <a:blip r:embed="rId87"/>
                    <a:stretch>
                      <a:fillRect/>
                    </a:stretch>
                  </pic:blipFill>
                  <pic:spPr>
                    <a:xfrm>
                      <a:off x="0" y="0"/>
                      <a:ext cx="2879725" cy="2160270"/>
                    </a:xfrm>
                    <a:prstGeom prst="rect">
                      <a:avLst/>
                    </a:prstGeom>
                    <a:noFill/>
                    <a:ln w="9525">
                      <a:noFill/>
                    </a:ln>
                  </pic:spPr>
                </pic:pic>
              </a:graphicData>
            </a:graphic>
          </wp:inline>
        </w:drawing>
      </w:r>
    </w:p>
    <w:p w14:paraId="15A19903">
      <w:pPr>
        <w:pStyle w:val="22"/>
        <w:jc w:val="center"/>
        <w:rPr>
          <w:rFonts w:hint="eastAsia" w:ascii="宋体" w:hAnsi="宋体"/>
        </w:rPr>
      </w:pPr>
      <w:r>
        <w:rPr>
          <w:rFonts w:hint="eastAsia" w:ascii="宋体" w:hAnsi="宋体"/>
        </w:rPr>
        <w:t>图5</w:t>
      </w:r>
      <w:r>
        <w:rPr>
          <w:rFonts w:ascii="宋体" w:hAnsi="宋体"/>
        </w:rPr>
        <w:t>-</w:t>
      </w:r>
      <w:r>
        <w:rPr>
          <w:rFonts w:hint="eastAsia" w:ascii="宋体" w:hAnsi="宋体"/>
          <w:lang w:val="en-US" w:eastAsia="zh-CN"/>
        </w:rPr>
        <w:t>11</w:t>
      </w:r>
      <w:r>
        <w:rPr>
          <w:rFonts w:ascii="宋体" w:hAnsi="宋体"/>
        </w:rPr>
        <w:t xml:space="preserve"> </w:t>
      </w:r>
      <w:r>
        <w:rPr>
          <w:rFonts w:hint="eastAsia" w:ascii="宋体" w:hAnsi="宋体"/>
        </w:rPr>
        <w:t>实验测得抑制载波单边带调幅波形</w:t>
      </w:r>
    </w:p>
    <w:p w14:paraId="2F056BB1">
      <w:pPr>
        <w:pStyle w:val="20"/>
        <w:rPr>
          <w:rFonts w:hint="eastAsia" w:ascii="宋体" w:hAnsi="宋体"/>
        </w:rPr>
      </w:pPr>
      <w:r>
        <w:rPr>
          <w:rFonts w:hint="eastAsia" w:cs="Times New Roman" w:asciiTheme="minorEastAsia" w:hAnsiTheme="minorEastAsia" w:eastAsiaTheme="minorEastAsia"/>
          <w:b/>
          <w:bCs/>
          <w:kern w:val="2"/>
          <w:sz w:val="24"/>
          <w:szCs w:val="24"/>
          <w:lang w:val="en-US" w:eastAsia="zh-CN" w:bidi="ar-SA"/>
        </w:rPr>
        <w:t>（二）包络检波及同步检波</w:t>
      </w:r>
    </w:p>
    <w:p w14:paraId="23240E61">
      <w:pPr>
        <w:pStyle w:val="22"/>
      </w:pPr>
      <w:r>
        <w:rPr>
          <w:rFonts w:hint="eastAsia" w:ascii="宋体" w:hAnsi="宋体"/>
        </w:rPr>
        <w:t>1、</w:t>
      </w:r>
      <w:r>
        <w:rPr>
          <w:rFonts w:hint="eastAsia"/>
        </w:rPr>
        <w:t>二极管包络检波</w:t>
      </w:r>
    </w:p>
    <w:p w14:paraId="14CA4C90">
      <w:pPr>
        <w:pStyle w:val="22"/>
        <w:ind w:firstLine="480" w:firstLineChars="200"/>
        <w:rPr>
          <w:rFonts w:ascii="宋体" w:hAnsi="宋体"/>
        </w:rPr>
      </w:pPr>
      <w:r>
        <w:rPr>
          <w:rFonts w:hint="eastAsia" w:ascii="宋体" w:hAnsi="宋体"/>
        </w:rPr>
        <w:t>连线框图如图6</w:t>
      </w:r>
      <w:r>
        <w:rPr>
          <w:rFonts w:ascii="宋体" w:hAnsi="宋体"/>
        </w:rPr>
        <w:t>-7</w:t>
      </w:r>
      <w:r>
        <w:rPr>
          <w:rFonts w:hint="eastAsia" w:ascii="宋体" w:hAnsi="宋体"/>
        </w:rPr>
        <w:t>所示，用信号源模块产生实验所需的AM信号，然后经二极管包络检波后，用示波器观测4号模块的TP4输出波形。</w:t>
      </w:r>
    </w:p>
    <w:p w14:paraId="7A0AB036">
      <w:pPr>
        <w:pStyle w:val="22"/>
        <w:jc w:val="center"/>
        <w:rPr>
          <w:rFonts w:ascii="宋体" w:hAnsi="宋体"/>
        </w:rPr>
      </w:pPr>
      <w:r>
        <w:rPr>
          <w:rFonts w:hint="eastAsia" w:ascii="宋体" w:hAnsi="宋体"/>
        </w:rPr>
        <w:drawing>
          <wp:inline distT="0" distB="0" distL="0" distR="0">
            <wp:extent cx="3147695" cy="647700"/>
            <wp:effectExtent l="0" t="0" r="1905" b="0"/>
            <wp:docPr id="7411939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93971" name="图片 16"/>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a:xfrm>
                      <a:off x="0" y="0"/>
                      <a:ext cx="3153928" cy="648936"/>
                    </a:xfrm>
                    <a:prstGeom prst="rect">
                      <a:avLst/>
                    </a:prstGeom>
                    <a:noFill/>
                    <a:ln>
                      <a:noFill/>
                    </a:ln>
                  </pic:spPr>
                </pic:pic>
              </a:graphicData>
            </a:graphic>
          </wp:inline>
        </w:drawing>
      </w:r>
    </w:p>
    <w:p w14:paraId="25B27CBA">
      <w:pPr>
        <w:pStyle w:val="22"/>
        <w:jc w:val="center"/>
        <w:rPr>
          <w:rFonts w:ascii="宋体" w:hAnsi="宋体"/>
        </w:rPr>
      </w:pPr>
      <w:r>
        <w:rPr>
          <w:rFonts w:hint="eastAsia" w:ascii="宋体" w:hAnsi="宋体"/>
        </w:rPr>
        <w:t>图6</w:t>
      </w:r>
      <w:r>
        <w:rPr>
          <w:rFonts w:ascii="宋体" w:hAnsi="宋体"/>
        </w:rPr>
        <w:t>-7</w:t>
      </w:r>
      <w:r>
        <w:rPr>
          <w:rFonts w:hint="eastAsia" w:ascii="宋体" w:hAnsi="宋体"/>
        </w:rPr>
        <w:t xml:space="preserve">  二极管包络检波连线示意图</w:t>
      </w:r>
    </w:p>
    <w:p w14:paraId="3F55E67D">
      <w:pPr>
        <w:pStyle w:val="22"/>
        <w:rPr>
          <w:rFonts w:ascii="宋体" w:hAnsi="宋体"/>
        </w:rPr>
      </w:pPr>
      <w:r>
        <w:rPr>
          <w:rFonts w:hint="eastAsia" w:ascii="宋体" w:hAnsi="宋体"/>
        </w:rPr>
        <w:t>用4号模块的调幅电路产生所需的调幅信号，然后解调。连线框图如图6</w:t>
      </w:r>
      <w:r>
        <w:rPr>
          <w:rFonts w:ascii="宋体" w:hAnsi="宋体"/>
        </w:rPr>
        <w:t>-8</w:t>
      </w:r>
      <w:r>
        <w:rPr>
          <w:rFonts w:hint="eastAsia" w:ascii="宋体" w:hAnsi="宋体"/>
        </w:rPr>
        <w:t>所示。</w:t>
      </w:r>
    </w:p>
    <w:p w14:paraId="205EEC95">
      <w:pPr>
        <w:pStyle w:val="22"/>
        <w:rPr>
          <w:rFonts w:ascii="宋体" w:hAnsi="宋体"/>
        </w:rPr>
      </w:pPr>
      <w:r>
        <w:rPr>
          <w:rFonts w:hint="eastAsia" w:ascii="宋体" w:hAnsi="宋体"/>
        </w:rPr>
        <w:drawing>
          <wp:inline distT="0" distB="0" distL="0" distR="0">
            <wp:extent cx="5274310" cy="972185"/>
            <wp:effectExtent l="0" t="0" r="8890" b="5715"/>
            <wp:docPr id="141835006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50068" name="图片 17"/>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a:xfrm>
                      <a:off x="0" y="0"/>
                      <a:ext cx="5274310" cy="972185"/>
                    </a:xfrm>
                    <a:prstGeom prst="rect">
                      <a:avLst/>
                    </a:prstGeom>
                    <a:noFill/>
                    <a:ln>
                      <a:noFill/>
                    </a:ln>
                  </pic:spPr>
                </pic:pic>
              </a:graphicData>
            </a:graphic>
          </wp:inline>
        </w:drawing>
      </w:r>
    </w:p>
    <w:p w14:paraId="4000F382">
      <w:pPr>
        <w:pStyle w:val="22"/>
        <w:jc w:val="center"/>
        <w:rPr>
          <w:rFonts w:ascii="宋体" w:hAnsi="宋体"/>
        </w:rPr>
      </w:pPr>
      <w:r>
        <w:rPr>
          <w:rFonts w:hint="eastAsia" w:ascii="宋体" w:hAnsi="宋体"/>
        </w:rPr>
        <w:t>图6</w:t>
      </w:r>
      <w:r>
        <w:rPr>
          <w:rFonts w:ascii="宋体" w:hAnsi="宋体"/>
        </w:rPr>
        <w:t>-8</w:t>
      </w:r>
      <w:r>
        <w:rPr>
          <w:rFonts w:hint="eastAsia" w:ascii="宋体" w:hAnsi="宋体"/>
        </w:rPr>
        <w:t xml:space="preserve"> 调幅输出进行二极管包络检波连线示意图</w:t>
      </w:r>
    </w:p>
    <w:p w14:paraId="07917903">
      <w:pPr>
        <w:pStyle w:val="22"/>
        <w:rPr>
          <w:rFonts w:ascii="宋体" w:hAnsi="宋体"/>
        </w:rPr>
      </w:pPr>
      <w:r>
        <w:rPr>
          <w:rFonts w:ascii="宋体" w:hAnsi="宋体"/>
        </w:rPr>
        <w:t>m=</w:t>
      </w:r>
      <w:r>
        <w:rPr>
          <w:rFonts w:hint="eastAsia" w:ascii="宋体" w:hAnsi="宋体"/>
          <w:lang w:val="en-US" w:eastAsia="zh-CN"/>
        </w:rPr>
        <w:t>8</w:t>
      </w:r>
      <w:r>
        <w:rPr>
          <w:rFonts w:hint="eastAsia" w:ascii="宋体" w:hAnsi="宋体"/>
        </w:rPr>
        <w:t>0%的调幅波检波</w:t>
      </w:r>
    </w:p>
    <w:p w14:paraId="2A4BAC8D">
      <w:pPr>
        <w:pStyle w:val="22"/>
        <w:ind w:firstLine="480" w:firstLineChars="200"/>
        <w:rPr>
          <w:rFonts w:hint="default" w:ascii="宋体" w:hAnsi="宋体" w:eastAsiaTheme="minorEastAsia"/>
          <w:lang w:val="en-US" w:eastAsia="zh-CN"/>
        </w:rPr>
      </w:pPr>
      <w:r>
        <w:rPr>
          <w:rFonts w:hint="eastAsia" w:ascii="宋体" w:hAnsi="宋体"/>
        </w:rPr>
        <w:t>按照模拟乘法器调幅实验的操作步骤，获得m</w:t>
      </w:r>
      <w:r>
        <w:rPr>
          <w:rFonts w:ascii="宋体" w:hAnsi="宋体"/>
        </w:rPr>
        <w:t>=</w:t>
      </w:r>
      <w:r>
        <w:rPr>
          <w:rFonts w:hint="eastAsia" w:ascii="宋体" w:hAnsi="宋体"/>
          <w:lang w:val="en-US" w:eastAsia="zh-CN"/>
        </w:rPr>
        <w:t>8</w:t>
      </w:r>
      <w:r>
        <w:rPr>
          <w:rFonts w:hint="eastAsia" w:ascii="宋体" w:hAnsi="宋体"/>
        </w:rPr>
        <w:t>0%的已调波(音频信号频率</w:t>
      </w:r>
      <w:r>
        <w:rPr>
          <w:rFonts w:hint="eastAsia" w:ascii="宋体" w:hAnsi="宋体"/>
          <w:lang w:val="en-US" w:eastAsia="zh-CN"/>
        </w:rPr>
        <w:t>10</w:t>
      </w:r>
      <w:r>
        <w:rPr>
          <w:rFonts w:hint="eastAsia" w:ascii="宋体" w:hAnsi="宋体"/>
        </w:rPr>
        <w:t>KHz。将4号板开关S1拨为10，S2拨为00，将示波器接入TP4处，观察输出波形如图</w:t>
      </w:r>
      <w:r>
        <w:rPr>
          <w:rFonts w:hint="eastAsia" w:ascii="宋体" w:hAnsi="宋体"/>
          <w:lang w:val="en-US" w:eastAsia="zh-CN"/>
        </w:rPr>
        <w:t>5-12</w:t>
      </w:r>
    </w:p>
    <w:p w14:paraId="2C853D8A">
      <w:pPr>
        <w:pStyle w:val="22"/>
        <w:jc w:val="center"/>
        <w:rPr>
          <w:rFonts w:ascii="宋体" w:hAnsi="宋体"/>
        </w:rPr>
      </w:pPr>
      <w:r>
        <w:rPr>
          <w:rFonts w:ascii="宋体" w:hAnsi="宋体" w:eastAsia="宋体" w:cs="宋体"/>
          <w:sz w:val="24"/>
          <w:szCs w:val="24"/>
        </w:rPr>
        <w:drawing>
          <wp:inline distT="0" distB="0" distL="114300" distR="114300">
            <wp:extent cx="2879725" cy="2159635"/>
            <wp:effectExtent l="0" t="0" r="3175" b="12065"/>
            <wp:docPr id="50" name="图片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5" descr="IMG_256"/>
                    <pic:cNvPicPr>
                      <a:picLocks noChangeAspect="1"/>
                    </pic:cNvPicPr>
                  </pic:nvPicPr>
                  <pic:blipFill>
                    <a:blip r:embed="rId90"/>
                    <a:stretch>
                      <a:fillRect/>
                    </a:stretch>
                  </pic:blipFill>
                  <pic:spPr>
                    <a:xfrm>
                      <a:off x="0" y="0"/>
                      <a:ext cx="2879725" cy="2159635"/>
                    </a:xfrm>
                    <a:prstGeom prst="rect">
                      <a:avLst/>
                    </a:prstGeom>
                    <a:noFill/>
                    <a:ln w="9525">
                      <a:noFill/>
                    </a:ln>
                  </pic:spPr>
                </pic:pic>
              </a:graphicData>
            </a:graphic>
          </wp:inline>
        </w:drawing>
      </w:r>
    </w:p>
    <w:p w14:paraId="04C11F89">
      <w:pPr>
        <w:pStyle w:val="22"/>
        <w:jc w:val="center"/>
        <w:rPr>
          <w:rFonts w:ascii="宋体" w:hAnsi="宋体"/>
        </w:rPr>
      </w:pPr>
      <w:r>
        <w:rPr>
          <w:rFonts w:hint="eastAsia" w:ascii="宋体" w:hAnsi="宋体"/>
        </w:rPr>
        <w:t>图</w:t>
      </w:r>
      <w:r>
        <w:rPr>
          <w:rFonts w:hint="eastAsia" w:ascii="宋体" w:hAnsi="宋体"/>
          <w:lang w:val="en-US" w:eastAsia="zh-CN"/>
        </w:rPr>
        <w:t>5-12</w:t>
      </w:r>
      <w:r>
        <w:rPr>
          <w:rFonts w:ascii="宋体" w:hAnsi="宋体"/>
        </w:rPr>
        <w:t xml:space="preserve"> </w:t>
      </w:r>
      <w:r>
        <w:rPr>
          <w:rFonts w:hint="eastAsia" w:ascii="宋体" w:hAnsi="宋体"/>
        </w:rPr>
        <w:t>m</w:t>
      </w:r>
      <w:r>
        <w:rPr>
          <w:rFonts w:ascii="宋体" w:hAnsi="宋体"/>
        </w:rPr>
        <w:t>=0.</w:t>
      </w:r>
      <w:r>
        <w:rPr>
          <w:rFonts w:hint="eastAsia" w:ascii="宋体" w:hAnsi="宋体"/>
          <w:lang w:val="en-US" w:eastAsia="zh-CN"/>
        </w:rPr>
        <w:t>8</w:t>
      </w:r>
      <w:r>
        <w:rPr>
          <w:rFonts w:hint="eastAsia" w:ascii="宋体" w:hAnsi="宋体"/>
        </w:rPr>
        <w:t>时</w:t>
      </w:r>
      <w:r>
        <w:rPr>
          <w:rFonts w:ascii="宋体" w:hAnsi="宋体"/>
        </w:rPr>
        <w:t>AM</w:t>
      </w:r>
      <w:r>
        <w:rPr>
          <w:rFonts w:hint="eastAsia" w:ascii="宋体" w:hAnsi="宋体"/>
        </w:rPr>
        <w:t>波形解调</w:t>
      </w:r>
    </w:p>
    <w:p w14:paraId="5EE31F49">
      <w:pPr>
        <w:pStyle w:val="22"/>
        <w:rPr>
          <w:rFonts w:ascii="宋体" w:hAnsi="宋体"/>
        </w:rPr>
      </w:pPr>
      <w:r>
        <w:rPr>
          <w:rFonts w:hint="eastAsia" w:ascii="宋体" w:hAnsi="宋体"/>
        </w:rPr>
        <w:t xml:space="preserve">2、集成电路（乘法器）构成解调器  </w:t>
      </w:r>
    </w:p>
    <w:p w14:paraId="29084B8B">
      <w:pPr>
        <w:pStyle w:val="22"/>
        <w:rPr>
          <w:rFonts w:ascii="宋体" w:hAnsi="宋体"/>
        </w:rPr>
      </w:pPr>
      <w:r>
        <w:rPr>
          <w:rFonts w:hint="eastAsia" w:ascii="宋体" w:hAnsi="宋体"/>
        </w:rPr>
        <w:t>连线框图如</w:t>
      </w:r>
      <w:r>
        <w:rPr>
          <w:rFonts w:hint="eastAsia" w:ascii="宋体" w:hAnsi="宋体"/>
          <w:lang w:val="en-US" w:eastAsia="zh-CN"/>
        </w:rPr>
        <w:t>5-13</w:t>
      </w:r>
      <w:r>
        <w:rPr>
          <w:rFonts w:hint="eastAsia" w:ascii="宋体" w:hAnsi="宋体"/>
        </w:rPr>
        <w:t>所示</w:t>
      </w:r>
    </w:p>
    <w:p w14:paraId="3D26864D">
      <w:pPr>
        <w:pStyle w:val="22"/>
        <w:rPr>
          <w:rFonts w:ascii="宋体" w:hAnsi="宋体"/>
        </w:rPr>
      </w:pPr>
      <w:r>
        <w:rPr>
          <w:rFonts w:ascii="宋体" w:hAnsi="宋体"/>
        </w:rPr>
        <w:drawing>
          <wp:inline distT="0" distB="0" distL="0" distR="0">
            <wp:extent cx="5274310" cy="1477010"/>
            <wp:effectExtent l="0" t="0" r="8890" b="8890"/>
            <wp:docPr id="2864880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8804" name="图片 18"/>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a:xfrm>
                      <a:off x="0" y="0"/>
                      <a:ext cx="5274310" cy="1477010"/>
                    </a:xfrm>
                    <a:prstGeom prst="rect">
                      <a:avLst/>
                    </a:prstGeom>
                    <a:noFill/>
                    <a:ln>
                      <a:noFill/>
                    </a:ln>
                  </pic:spPr>
                </pic:pic>
              </a:graphicData>
            </a:graphic>
          </wp:inline>
        </w:drawing>
      </w:r>
    </w:p>
    <w:p w14:paraId="172F835B">
      <w:pPr>
        <w:pStyle w:val="22"/>
        <w:jc w:val="center"/>
        <w:rPr>
          <w:rFonts w:ascii="宋体" w:hAnsi="宋体"/>
        </w:rPr>
      </w:pPr>
      <w:r>
        <w:rPr>
          <w:rFonts w:hint="eastAsia" w:ascii="宋体" w:hAnsi="宋体"/>
        </w:rPr>
        <w:t>图</w:t>
      </w:r>
      <w:r>
        <w:rPr>
          <w:rFonts w:hint="eastAsia" w:ascii="宋体" w:hAnsi="宋体"/>
          <w:lang w:val="en-US" w:eastAsia="zh-CN"/>
        </w:rPr>
        <w:t>5-13</w:t>
      </w:r>
      <w:r>
        <w:rPr>
          <w:rFonts w:hint="eastAsia" w:ascii="宋体" w:hAnsi="宋体"/>
        </w:rPr>
        <w:t xml:space="preserve"> 同步检波连线示意图</w:t>
      </w:r>
    </w:p>
    <w:p w14:paraId="7FE1677D">
      <w:pPr>
        <w:pStyle w:val="22"/>
        <w:ind w:firstLine="480" w:firstLineChars="200"/>
        <w:rPr>
          <w:rFonts w:hint="default" w:ascii="宋体" w:hAnsi="宋体" w:eastAsiaTheme="minorEastAsia"/>
          <w:lang w:val="en-US" w:eastAsia="zh-CN"/>
        </w:rPr>
      </w:pPr>
      <w:r>
        <w:rPr>
          <w:rFonts w:hint="eastAsia" w:ascii="宋体" w:hAnsi="宋体"/>
        </w:rPr>
        <w:t>按调幅实验中实验内容的条件获得</w:t>
      </w:r>
      <w:r>
        <w:rPr>
          <w:rFonts w:hint="eastAsia" w:ascii="宋体" w:hAnsi="宋体"/>
          <w:lang w:val="en-US" w:eastAsia="zh-CN"/>
        </w:rPr>
        <w:t>DSB</w:t>
      </w:r>
      <w:r>
        <w:rPr>
          <w:rFonts w:hint="eastAsia" w:ascii="宋体" w:hAnsi="宋体"/>
        </w:rPr>
        <w:t>抑制载波调幅波，加至解调器调制信号输入端P8，并在解调器的载波输入端P7加上与调幅信号相同的载波信号，观察记录解调输出波形如图</w:t>
      </w:r>
      <w:r>
        <w:rPr>
          <w:rFonts w:hint="eastAsia" w:ascii="宋体" w:hAnsi="宋体"/>
          <w:lang w:val="en-US" w:eastAsia="zh-CN"/>
        </w:rPr>
        <w:t>5-14</w:t>
      </w:r>
    </w:p>
    <w:p w14:paraId="4AE90321">
      <w:pPr>
        <w:pStyle w:val="22"/>
        <w:jc w:val="center"/>
        <w:rPr>
          <w:rFonts w:ascii="宋体" w:hAnsi="宋体"/>
        </w:rPr>
      </w:pPr>
      <w:r>
        <w:rPr>
          <w:rFonts w:ascii="宋体" w:hAnsi="宋体" w:eastAsia="宋体" w:cs="宋体"/>
          <w:sz w:val="24"/>
          <w:szCs w:val="24"/>
        </w:rPr>
        <w:drawing>
          <wp:inline distT="0" distB="0" distL="114300" distR="114300">
            <wp:extent cx="2879725" cy="2159635"/>
            <wp:effectExtent l="0" t="0" r="3175" b="12065"/>
            <wp:docPr id="51" name="图片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6" descr="IMG_256"/>
                    <pic:cNvPicPr>
                      <a:picLocks noChangeAspect="1"/>
                    </pic:cNvPicPr>
                  </pic:nvPicPr>
                  <pic:blipFill>
                    <a:blip r:embed="rId92"/>
                    <a:stretch>
                      <a:fillRect/>
                    </a:stretch>
                  </pic:blipFill>
                  <pic:spPr>
                    <a:xfrm>
                      <a:off x="0" y="0"/>
                      <a:ext cx="2879725" cy="2159635"/>
                    </a:xfrm>
                    <a:prstGeom prst="rect">
                      <a:avLst/>
                    </a:prstGeom>
                    <a:noFill/>
                    <a:ln w="9525">
                      <a:noFill/>
                    </a:ln>
                  </pic:spPr>
                </pic:pic>
              </a:graphicData>
            </a:graphic>
          </wp:inline>
        </w:drawing>
      </w:r>
    </w:p>
    <w:p w14:paraId="67597B73">
      <w:pPr>
        <w:pStyle w:val="22"/>
        <w:jc w:val="center"/>
        <w:rPr>
          <w:rFonts w:ascii="宋体" w:hAnsi="宋体"/>
        </w:rPr>
      </w:pPr>
      <w:r>
        <w:rPr>
          <w:rFonts w:hint="eastAsia" w:ascii="宋体" w:hAnsi="宋体"/>
        </w:rPr>
        <w:t>图</w:t>
      </w:r>
      <w:r>
        <w:rPr>
          <w:rFonts w:hint="eastAsia" w:ascii="宋体" w:hAnsi="宋体"/>
          <w:lang w:val="en-US" w:eastAsia="zh-CN"/>
        </w:rPr>
        <w:t>5-14</w:t>
      </w:r>
      <w:r>
        <w:rPr>
          <w:rFonts w:ascii="宋体" w:hAnsi="宋体"/>
        </w:rPr>
        <w:t xml:space="preserve"> </w:t>
      </w:r>
      <w:r>
        <w:rPr>
          <w:rFonts w:hint="eastAsia" w:ascii="宋体" w:hAnsi="宋体"/>
        </w:rPr>
        <w:t>抑制载波双边带调幅的解调</w:t>
      </w:r>
    </w:p>
    <w:p w14:paraId="0A9A1111">
      <w:pPr>
        <w:pStyle w:val="20"/>
        <w:rPr>
          <w:rFonts w:hint="default" w:eastAsia="宋体"/>
          <w:lang w:val="en-US" w:eastAsia="zh-CN"/>
        </w:rPr>
      </w:pPr>
      <w:r>
        <w:rPr>
          <w:rFonts w:hint="eastAsia"/>
        </w:rPr>
        <w:t>六、</w:t>
      </w:r>
      <w:r>
        <w:rPr>
          <w:rFonts w:hint="eastAsia"/>
          <w:lang w:val="en-US" w:eastAsia="zh-CN"/>
        </w:rPr>
        <w:t>实验思考</w:t>
      </w:r>
    </w:p>
    <w:p w14:paraId="06C91790">
      <w:pPr>
        <w:pStyle w:val="23"/>
        <w:spacing w:before="156" w:beforeLines="50" w:after="156" w:afterLines="50"/>
        <w:ind w:left="0" w:leftChars="0" w:firstLine="420" w:firstLineChars="0"/>
        <w:rPr>
          <w:rStyle w:val="24"/>
          <w:rFonts w:hint="eastAsia"/>
          <w:color w:val="000000"/>
          <w:sz w:val="24"/>
          <w:lang w:val="en-US" w:eastAsia="zh-CN"/>
        </w:rPr>
      </w:pPr>
      <w:r>
        <w:rPr>
          <w:rStyle w:val="24"/>
          <w:rFonts w:hint="eastAsia"/>
          <w:color w:val="000000"/>
          <w:sz w:val="24"/>
          <w:lang w:val="en-US" w:eastAsia="zh-CN"/>
        </w:rPr>
        <w:t>实验过程中，有提到过调制这一概念，过调幅是指在调幅（AM）过程中，调制信号的幅度过大，导致调幅指数 m&gt;1m&gt;1。此时，已调信号的包络（即振幅变化）不再与调制信号波形保持一致，会出现严重的失真。这时调信号的包络线在调制信号的负半周会穿过零点并发生相位反转，使得包络形状与调制信号完全不同。从而检波输出将无法恢复原始调制信号，产生严重畸变。</w:t>
      </w:r>
    </w:p>
    <w:p w14:paraId="4D6E2026">
      <w:pPr>
        <w:pStyle w:val="23"/>
        <w:spacing w:before="156" w:beforeLines="50" w:after="156" w:afterLines="50"/>
        <w:ind w:left="0" w:leftChars="0" w:firstLine="420" w:firstLineChars="0"/>
        <w:rPr>
          <w:rStyle w:val="24"/>
          <w:rFonts w:hint="eastAsia"/>
          <w:color w:val="000000"/>
          <w:sz w:val="24"/>
          <w:lang w:val="en-US" w:eastAsia="zh-CN"/>
        </w:rPr>
      </w:pPr>
      <w:r>
        <w:rPr>
          <w:rStyle w:val="24"/>
          <w:rFonts w:hint="default"/>
          <w:color w:val="000000"/>
          <w:sz w:val="24"/>
          <w:lang w:val="en-US" w:eastAsia="zh-CN"/>
        </w:rPr>
        <w:t>实验中对AM信号（m=0.8）和DSB信号分别进行了解调，</w:t>
      </w:r>
      <w:r>
        <w:rPr>
          <w:rStyle w:val="24"/>
          <w:rFonts w:hint="eastAsia"/>
          <w:color w:val="000000"/>
          <w:sz w:val="24"/>
          <w:lang w:val="en-US" w:eastAsia="zh-CN"/>
        </w:rPr>
        <w:t>必须</w:t>
      </w:r>
      <w:r>
        <w:rPr>
          <w:rStyle w:val="24"/>
          <w:rFonts w:hint="default"/>
          <w:color w:val="000000"/>
          <w:sz w:val="24"/>
          <w:lang w:val="en-US" w:eastAsia="zh-CN"/>
        </w:rPr>
        <w:t>采用不同的方法</w:t>
      </w:r>
      <w:r>
        <w:rPr>
          <w:rStyle w:val="24"/>
          <w:rFonts w:hint="eastAsia"/>
          <w:color w:val="000000"/>
          <w:sz w:val="24"/>
          <w:lang w:val="en-US" w:eastAsia="zh-CN"/>
        </w:rPr>
        <w:t>。对于</w:t>
      </w:r>
      <w:r>
        <w:rPr>
          <w:rStyle w:val="24"/>
          <w:rFonts w:hint="default"/>
          <w:color w:val="000000"/>
          <w:sz w:val="24"/>
          <w:lang w:val="en-US" w:eastAsia="zh-CN"/>
        </w:rPr>
        <w:t>AM信号（m=0.8）</w:t>
      </w:r>
      <w:r>
        <w:rPr>
          <w:rStyle w:val="24"/>
          <w:rFonts w:hint="eastAsia"/>
          <w:color w:val="000000"/>
          <w:sz w:val="24"/>
          <w:lang w:val="en-US" w:eastAsia="zh-CN"/>
        </w:rPr>
        <w:t>，其包络与调制信号波形一致，且含有较强的载波分量，所以可以采用比较简单的包络检波，即可解调出调制信号。而对于DSB信号，其抑制了载波，包络不再直接反映调制信号，因此无法使用包络检波，必须采用同步检波也就是相干解调。同步检波需要接收端产生一个与发射载波同频同相的本振信号，与接收到的DSB信号相乘，再通过低通滤波器滤除高频分量，就可以得到调制信号。如果用包络检波解调DSB信号，那么结果就是貌似信号波形无误，频率为调制信号的两倍，这是因为DSB信号中上包络，只能体现半个周期的调制信号，而调制信号正好为对称的正弦波，才让人误认为波形是没问题的，所以解调出来的频率变为两倍了。</w:t>
      </w:r>
    </w:p>
    <w:p w14:paraId="20DA75BC">
      <w:pPr>
        <w:pStyle w:val="23"/>
        <w:spacing w:before="156" w:beforeLines="50" w:after="156" w:afterLines="50"/>
        <w:ind w:left="0" w:leftChars="0" w:firstLine="0" w:firstLineChars="0"/>
        <w:rPr>
          <w:rStyle w:val="24"/>
          <w:rFonts w:hint="default"/>
          <w:b/>
          <w:bCs/>
          <w:color w:val="000000"/>
          <w:sz w:val="24"/>
          <w:lang w:val="en-US" w:eastAsia="zh-CN"/>
        </w:rPr>
      </w:pPr>
      <w:r>
        <w:rPr>
          <w:rStyle w:val="24"/>
          <w:rFonts w:hint="eastAsia"/>
          <w:b/>
          <w:bCs/>
          <w:color w:val="000000"/>
          <w:sz w:val="24"/>
          <w:lang w:val="en-US" w:eastAsia="zh-CN"/>
        </w:rPr>
        <w:t xml:space="preserve">1. </w:t>
      </w:r>
      <w:r>
        <w:rPr>
          <w:rStyle w:val="24"/>
          <w:rFonts w:hint="default"/>
          <w:b/>
          <w:bCs/>
          <w:color w:val="000000"/>
          <w:sz w:val="24"/>
          <w:lang w:val="en-US" w:eastAsia="zh-CN"/>
        </w:rPr>
        <w:t>观察对角切割失真和底部切割失真现象并分析产生原因。</w:t>
      </w:r>
    </w:p>
    <w:p w14:paraId="570AEAFE">
      <w:pPr>
        <w:pStyle w:val="23"/>
        <w:spacing w:before="156" w:beforeLines="50" w:after="156" w:afterLines="50"/>
        <w:ind w:left="0" w:leftChars="0" w:firstLine="420" w:firstLineChars="0"/>
        <w:rPr>
          <w:rStyle w:val="24"/>
          <w:rFonts w:hint="default"/>
          <w:color w:val="000000"/>
          <w:sz w:val="24"/>
          <w:lang w:val="en-US" w:eastAsia="zh-CN"/>
        </w:rPr>
      </w:pPr>
      <w:r>
        <w:rPr>
          <w:rStyle w:val="24"/>
          <w:rFonts w:hint="default"/>
          <w:color w:val="000000"/>
          <w:sz w:val="24"/>
          <w:lang w:val="en-US" w:eastAsia="zh-CN"/>
        </w:rPr>
        <w:t>二极管包络检波中存在两种典型的波形失真。对角切割失真（惰性失真）发生在RC时间常数过大时，电容放电速度跟不上调幅波包络的快速下降，导致输出包络的下降沿沿对角线缓慢下滑，这在调制信号频率</w:t>
      </w:r>
      <w:r>
        <w:rPr>
          <w:rStyle w:val="24"/>
          <w:rFonts w:hint="eastAsia"/>
          <w:color w:val="000000"/>
          <w:sz w:val="24"/>
          <w:lang w:val="en-US" w:eastAsia="zh-CN"/>
        </w:rPr>
        <w:t>过</w:t>
      </w:r>
      <w:r>
        <w:rPr>
          <w:rStyle w:val="24"/>
          <w:rFonts w:hint="default"/>
          <w:color w:val="000000"/>
          <w:sz w:val="24"/>
          <w:lang w:val="en-US" w:eastAsia="zh-CN"/>
        </w:rPr>
        <w:t>高或调幅度</w:t>
      </w:r>
      <w:r>
        <w:rPr>
          <w:rStyle w:val="24"/>
          <w:rFonts w:hint="eastAsia"/>
          <w:color w:val="000000"/>
          <w:sz w:val="24"/>
          <w:lang w:val="en-US" w:eastAsia="zh-CN"/>
        </w:rPr>
        <w:t>过</w:t>
      </w:r>
      <w:r>
        <w:rPr>
          <w:rStyle w:val="24"/>
          <w:rFonts w:hint="default"/>
          <w:color w:val="000000"/>
          <w:sz w:val="24"/>
          <w:lang w:val="en-US" w:eastAsia="zh-CN"/>
        </w:rPr>
        <w:t>大时尤为明显。底部切割失真（负峰切割失真）则是由于检波器的交、直流负载不相等</w:t>
      </w:r>
      <w:r>
        <w:rPr>
          <w:rStyle w:val="24"/>
          <w:rFonts w:hint="eastAsia"/>
          <w:color w:val="000000"/>
          <w:sz w:val="24"/>
          <w:lang w:val="en-US" w:eastAsia="zh-CN"/>
        </w:rPr>
        <w:t>，</w:t>
      </w:r>
      <w:r>
        <w:rPr>
          <w:rStyle w:val="24"/>
          <w:rFonts w:hint="default"/>
          <w:color w:val="000000"/>
          <w:sz w:val="24"/>
          <w:lang w:val="en-US" w:eastAsia="zh-CN"/>
        </w:rPr>
        <w:t>通常因下级电路输入阻抗较低引起，在调制信号的负半周，隔直电容上的直流电压使二极管反偏截止，导致输出波形的负半周被削平。</w:t>
      </w:r>
    </w:p>
    <w:p w14:paraId="1DA5379E">
      <w:pPr>
        <w:pStyle w:val="23"/>
        <w:spacing w:before="156" w:beforeLines="50" w:after="156" w:afterLines="50"/>
        <w:ind w:left="0" w:leftChars="0" w:firstLine="0" w:firstLineChars="0"/>
        <w:rPr>
          <w:rStyle w:val="24"/>
          <w:rFonts w:hint="default"/>
          <w:b/>
          <w:bCs/>
          <w:color w:val="000000"/>
          <w:sz w:val="24"/>
          <w:lang w:val="en-US" w:eastAsia="zh-CN"/>
        </w:rPr>
      </w:pPr>
      <w:r>
        <w:rPr>
          <w:rStyle w:val="24"/>
          <w:rFonts w:hint="eastAsia"/>
          <w:b/>
          <w:bCs/>
          <w:color w:val="000000"/>
          <w:sz w:val="24"/>
          <w:lang w:val="en-US" w:eastAsia="zh-CN"/>
        </w:rPr>
        <w:t xml:space="preserve">2. </w:t>
      </w:r>
      <w:r>
        <w:rPr>
          <w:rStyle w:val="24"/>
          <w:rFonts w:hint="default"/>
          <w:b/>
          <w:bCs/>
          <w:color w:val="000000"/>
          <w:sz w:val="24"/>
          <w:lang w:val="en-US" w:eastAsia="zh-CN"/>
        </w:rPr>
        <w:t>从工作频率上限、检波线性以及电路复杂性三个方面比较二极管包络检波和同步检波。</w:t>
      </w:r>
    </w:p>
    <w:p w14:paraId="23D8E51B">
      <w:pPr>
        <w:pStyle w:val="23"/>
        <w:spacing w:before="156" w:beforeLines="50" w:after="156" w:afterLines="50"/>
        <w:ind w:left="0" w:leftChars="0" w:firstLine="420" w:firstLineChars="0"/>
        <w:rPr>
          <w:rStyle w:val="24"/>
          <w:rFonts w:hint="default"/>
          <w:color w:val="000000"/>
          <w:sz w:val="24"/>
          <w:lang w:val="en-US" w:eastAsia="zh-CN"/>
        </w:rPr>
      </w:pPr>
      <w:r>
        <w:rPr>
          <w:rStyle w:val="24"/>
          <w:rFonts w:hint="default"/>
          <w:color w:val="000000"/>
          <w:sz w:val="24"/>
          <w:lang w:val="en-US" w:eastAsia="zh-CN"/>
        </w:rPr>
        <w:t>二极管包络检波电路极其简单</w:t>
      </w:r>
      <w:r>
        <w:rPr>
          <w:rStyle w:val="24"/>
          <w:rFonts w:hint="eastAsia"/>
          <w:color w:val="000000"/>
          <w:sz w:val="24"/>
          <w:lang w:val="en-US" w:eastAsia="zh-CN"/>
        </w:rPr>
        <w:t>，</w:t>
      </w:r>
      <w:r>
        <w:rPr>
          <w:rStyle w:val="24"/>
          <w:rFonts w:hint="default"/>
          <w:color w:val="000000"/>
          <w:sz w:val="24"/>
          <w:lang w:val="en-US" w:eastAsia="zh-CN"/>
        </w:rPr>
        <w:t>仅二极管、电阻、电容</w:t>
      </w:r>
      <w:r>
        <w:rPr>
          <w:rStyle w:val="24"/>
          <w:rFonts w:hint="eastAsia"/>
          <w:color w:val="000000"/>
          <w:sz w:val="24"/>
          <w:lang w:val="en-US" w:eastAsia="zh-CN"/>
        </w:rPr>
        <w:t>就可以完成</w:t>
      </w:r>
      <w:r>
        <w:rPr>
          <w:rStyle w:val="24"/>
          <w:rFonts w:hint="default"/>
          <w:color w:val="000000"/>
          <w:sz w:val="24"/>
          <w:lang w:val="en-US" w:eastAsia="zh-CN"/>
        </w:rPr>
        <w:t>，成本低廉，但其工作频率</w:t>
      </w:r>
      <w:r>
        <w:rPr>
          <w:rStyle w:val="24"/>
          <w:rFonts w:hint="eastAsia"/>
          <w:color w:val="000000"/>
          <w:sz w:val="24"/>
          <w:lang w:val="en-US" w:eastAsia="zh-CN"/>
        </w:rPr>
        <w:t>上限</w:t>
      </w:r>
      <w:r>
        <w:rPr>
          <w:rStyle w:val="24"/>
          <w:rFonts w:hint="default"/>
          <w:color w:val="000000"/>
          <w:sz w:val="24"/>
          <w:lang w:val="en-US" w:eastAsia="zh-CN"/>
        </w:rPr>
        <w:t>受二极管寄生参数限制，通常</w:t>
      </w:r>
      <w:r>
        <w:rPr>
          <w:rStyle w:val="24"/>
          <w:rFonts w:hint="eastAsia"/>
          <w:color w:val="000000"/>
          <w:sz w:val="24"/>
          <w:lang w:val="en-US" w:eastAsia="zh-CN"/>
        </w:rPr>
        <w:t>不适用</w:t>
      </w:r>
      <w:r>
        <w:rPr>
          <w:rStyle w:val="24"/>
          <w:rFonts w:hint="default"/>
          <w:color w:val="000000"/>
          <w:sz w:val="24"/>
          <w:lang w:val="en-US" w:eastAsia="zh-CN"/>
        </w:rPr>
        <w:t>于</w:t>
      </w:r>
      <w:r>
        <w:rPr>
          <w:rStyle w:val="24"/>
          <w:rFonts w:hint="eastAsia"/>
          <w:color w:val="000000"/>
          <w:sz w:val="24"/>
          <w:lang w:val="en-US" w:eastAsia="zh-CN"/>
        </w:rPr>
        <w:t>很高的频率</w:t>
      </w:r>
      <w:r>
        <w:rPr>
          <w:rStyle w:val="24"/>
          <w:rFonts w:hint="default"/>
          <w:color w:val="000000"/>
          <w:sz w:val="24"/>
          <w:lang w:val="en-US" w:eastAsia="zh-CN"/>
        </w:rPr>
        <w:t>；检波过程存在非线性，小信号时有门限效应，且只适用于普通AM信号。</w:t>
      </w:r>
    </w:p>
    <w:p w14:paraId="36B6D52F">
      <w:pPr>
        <w:pStyle w:val="23"/>
        <w:spacing w:before="156" w:beforeLines="50" w:after="156" w:afterLines="50"/>
        <w:ind w:left="0" w:leftChars="0" w:firstLine="420" w:firstLineChars="0"/>
        <w:rPr>
          <w:rStyle w:val="24"/>
          <w:rFonts w:hint="default"/>
          <w:color w:val="000000"/>
          <w:sz w:val="24"/>
          <w:lang w:val="en-US" w:eastAsia="zh-CN"/>
        </w:rPr>
      </w:pPr>
      <w:r>
        <w:rPr>
          <w:rStyle w:val="24"/>
          <w:rFonts w:hint="default"/>
          <w:color w:val="000000"/>
          <w:sz w:val="24"/>
          <w:lang w:val="en-US" w:eastAsia="zh-CN"/>
        </w:rPr>
        <w:t>同步检波（相干检波）电路</w:t>
      </w:r>
      <w:r>
        <w:rPr>
          <w:rStyle w:val="24"/>
          <w:rFonts w:hint="eastAsia"/>
          <w:color w:val="000000"/>
          <w:sz w:val="24"/>
          <w:lang w:val="en-US" w:eastAsia="zh-CN"/>
        </w:rPr>
        <w:t>就</w:t>
      </w:r>
      <w:r>
        <w:rPr>
          <w:rStyle w:val="24"/>
          <w:rFonts w:hint="default"/>
          <w:color w:val="000000"/>
          <w:sz w:val="24"/>
          <w:lang w:val="en-US" w:eastAsia="zh-CN"/>
        </w:rPr>
        <w:t>复杂</w:t>
      </w:r>
      <w:r>
        <w:rPr>
          <w:rStyle w:val="24"/>
          <w:rFonts w:hint="eastAsia"/>
          <w:color w:val="000000"/>
          <w:sz w:val="24"/>
          <w:lang w:val="en-US" w:eastAsia="zh-CN"/>
        </w:rPr>
        <w:t>得多</w:t>
      </w:r>
      <w:r>
        <w:rPr>
          <w:rStyle w:val="24"/>
          <w:rFonts w:hint="default"/>
          <w:color w:val="000000"/>
          <w:sz w:val="24"/>
          <w:lang w:val="en-US" w:eastAsia="zh-CN"/>
        </w:rPr>
        <w:t>，需要模拟乘法器、低通滤波器及精确的载波同步电路，但其工作频率可达几百MHz，</w:t>
      </w:r>
      <w:r>
        <w:rPr>
          <w:rStyle w:val="24"/>
          <w:rFonts w:hint="eastAsia"/>
          <w:color w:val="000000"/>
          <w:sz w:val="24"/>
          <w:lang w:val="en-US" w:eastAsia="zh-CN"/>
        </w:rPr>
        <w:t>上限更高，且</w:t>
      </w:r>
      <w:r>
        <w:rPr>
          <w:rStyle w:val="24"/>
          <w:rFonts w:hint="default"/>
          <w:color w:val="000000"/>
          <w:sz w:val="24"/>
          <w:lang w:val="en-US" w:eastAsia="zh-CN"/>
        </w:rPr>
        <w:t>检波线性度好、无门限，尤其适合解调DSB、SSB等载波被抑制的信号，性能优越。</w:t>
      </w:r>
    </w:p>
    <w:p w14:paraId="76FB62EB">
      <w:pPr>
        <w:pStyle w:val="3"/>
        <w:rPr>
          <w:rFonts w:hint="eastAsia"/>
        </w:rPr>
      </w:pPr>
      <w:r>
        <w:rPr>
          <w:rFonts w:hint="eastAsia"/>
          <w:lang w:val="en-US" w:eastAsia="zh-CN"/>
        </w:rPr>
        <w:t>七</w:t>
      </w:r>
      <w:r>
        <w:rPr>
          <w:rFonts w:hint="eastAsia"/>
        </w:rPr>
        <w:t>、仿真结果</w:t>
      </w:r>
    </w:p>
    <w:p w14:paraId="0F2CA151">
      <w:pPr>
        <w:ind w:firstLine="420" w:firstLineChars="0"/>
        <w:rPr>
          <w:rFonts w:hint="default" w:eastAsia="宋体"/>
          <w:lang w:val="en-US" w:eastAsia="zh-CN"/>
        </w:rPr>
      </w:pPr>
      <w:r>
        <w:rPr>
          <w:rFonts w:hint="eastAsia"/>
          <w:lang w:val="en-US" w:eastAsia="zh-CN"/>
        </w:rPr>
        <w:t>AM调制仿真电路图如下所示：</w:t>
      </w:r>
    </w:p>
    <w:p w14:paraId="63CA714C">
      <w:pPr>
        <w:pStyle w:val="23"/>
        <w:spacing w:before="156" w:beforeLines="50" w:after="156" w:afterLines="50"/>
        <w:ind w:left="0" w:leftChars="0" w:firstLine="0" w:firstLineChars="0"/>
        <w:jc w:val="center"/>
      </w:pPr>
      <w:r>
        <w:drawing>
          <wp:inline distT="0" distB="0" distL="114300" distR="114300">
            <wp:extent cx="3959860" cy="3372485"/>
            <wp:effectExtent l="0" t="0" r="2540" b="5715"/>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93"/>
                    <a:stretch>
                      <a:fillRect/>
                    </a:stretch>
                  </pic:blipFill>
                  <pic:spPr>
                    <a:xfrm>
                      <a:off x="0" y="0"/>
                      <a:ext cx="3959860" cy="3372485"/>
                    </a:xfrm>
                    <a:prstGeom prst="rect">
                      <a:avLst/>
                    </a:prstGeom>
                    <a:noFill/>
                    <a:ln>
                      <a:noFill/>
                    </a:ln>
                  </pic:spPr>
                </pic:pic>
              </a:graphicData>
            </a:graphic>
          </wp:inline>
        </w:drawing>
      </w:r>
    </w:p>
    <w:p w14:paraId="10B393C3">
      <w:pPr>
        <w:pStyle w:val="23"/>
        <w:spacing w:before="156" w:beforeLines="50" w:after="156" w:afterLines="50"/>
        <w:ind w:left="0" w:leftChars="0" w:firstLine="420" w:firstLineChars="0"/>
        <w:jc w:val="both"/>
        <w:rPr>
          <w:rFonts w:hint="default" w:eastAsia="宋体"/>
          <w:lang w:val="en-US" w:eastAsia="zh-CN"/>
        </w:rPr>
      </w:pPr>
      <w:r>
        <w:rPr>
          <w:rFonts w:hint="eastAsia"/>
          <w:lang w:val="en-US" w:eastAsia="zh-CN"/>
        </w:rPr>
        <w:t>输入信号如图，调制信号为10Hz，载波为1KHz，调节调制信号振幅可以观测到不同调制度的AM调幅波。</w:t>
      </w:r>
    </w:p>
    <w:p w14:paraId="17716DB3">
      <w:pPr>
        <w:pStyle w:val="23"/>
        <w:spacing w:before="156" w:beforeLines="50" w:after="156" w:afterLines="50"/>
        <w:ind w:left="0" w:leftChars="0" w:firstLine="0" w:firstLineChars="0"/>
        <w:jc w:val="center"/>
      </w:pPr>
      <w:r>
        <w:drawing>
          <wp:inline distT="0" distB="0" distL="114300" distR="114300">
            <wp:extent cx="4319905" cy="4347210"/>
            <wp:effectExtent l="0" t="0" r="10795" b="889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94"/>
                    <a:stretch>
                      <a:fillRect/>
                    </a:stretch>
                  </pic:blipFill>
                  <pic:spPr>
                    <a:xfrm>
                      <a:off x="0" y="0"/>
                      <a:ext cx="4319905" cy="4347210"/>
                    </a:xfrm>
                    <a:prstGeom prst="rect">
                      <a:avLst/>
                    </a:prstGeom>
                    <a:noFill/>
                    <a:ln>
                      <a:noFill/>
                    </a:ln>
                  </pic:spPr>
                </pic:pic>
              </a:graphicData>
            </a:graphic>
          </wp:inline>
        </w:drawing>
      </w:r>
    </w:p>
    <w:p w14:paraId="1ECC9453">
      <w:pPr>
        <w:pStyle w:val="23"/>
        <w:spacing w:before="156" w:beforeLines="50" w:after="156" w:afterLines="50"/>
        <w:ind w:left="0" w:leftChars="0" w:firstLine="420" w:firstLineChars="0"/>
        <w:jc w:val="both"/>
        <w:rPr>
          <w:rFonts w:hint="default" w:eastAsia="宋体"/>
          <w:lang w:val="en-US" w:eastAsia="zh-CN"/>
        </w:rPr>
      </w:pPr>
      <w:r>
        <w:rPr>
          <w:rFonts w:hint="eastAsia"/>
          <w:lang w:val="en-US" w:eastAsia="zh-CN"/>
        </w:rPr>
        <w:t>振幅设置的过大时，将会看到过调制的现象，效果如下图。</w:t>
      </w:r>
    </w:p>
    <w:p w14:paraId="7D878630">
      <w:pPr>
        <w:pStyle w:val="23"/>
        <w:spacing w:before="156" w:beforeLines="50" w:after="156" w:afterLines="50"/>
        <w:ind w:left="0" w:leftChars="0" w:firstLine="0" w:firstLineChars="0"/>
        <w:jc w:val="center"/>
      </w:pPr>
      <w:r>
        <w:drawing>
          <wp:inline distT="0" distB="0" distL="114300" distR="114300">
            <wp:extent cx="4319905" cy="4288790"/>
            <wp:effectExtent l="0" t="0" r="10795" b="381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95"/>
                    <a:stretch>
                      <a:fillRect/>
                    </a:stretch>
                  </pic:blipFill>
                  <pic:spPr>
                    <a:xfrm>
                      <a:off x="0" y="0"/>
                      <a:ext cx="4319905" cy="4288790"/>
                    </a:xfrm>
                    <a:prstGeom prst="rect">
                      <a:avLst/>
                    </a:prstGeom>
                    <a:noFill/>
                    <a:ln>
                      <a:noFill/>
                    </a:ln>
                  </pic:spPr>
                </pic:pic>
              </a:graphicData>
            </a:graphic>
          </wp:inline>
        </w:drawing>
      </w:r>
    </w:p>
    <w:p w14:paraId="63843205">
      <w:pPr>
        <w:rPr>
          <w:rFonts w:hint="default"/>
          <w:lang w:val="en-US" w:eastAsia="zh-CN"/>
        </w:rPr>
      </w:pPr>
      <w:r>
        <w:rPr>
          <w:rFonts w:hint="default"/>
          <w:lang w:val="en-US" w:eastAsia="zh-CN"/>
        </w:rPr>
        <w:br w:type="page"/>
      </w:r>
    </w:p>
    <w:p w14:paraId="3BD3AD00">
      <w:pPr>
        <w:pStyle w:val="19"/>
        <w:rPr>
          <w:rFonts w:ascii="Times New Roman" w:hAnsi="Times New Roman"/>
          <w:sz w:val="21"/>
        </w:rPr>
      </w:pPr>
      <w:bookmarkStart w:id="23" w:name="_Hlk153129571"/>
      <w:r>
        <w:rPr>
          <w:rFonts w:hint="eastAsia" w:ascii="宋体"/>
          <w:lang w:val="en-US" w:eastAsia="zh-CN"/>
        </w:rPr>
        <w:t>综合</w:t>
      </w:r>
      <w:r>
        <w:rPr>
          <w:rFonts w:hint="eastAsia" w:ascii="宋体"/>
        </w:rPr>
        <w:t xml:space="preserve">实验 </w:t>
      </w:r>
      <w:r>
        <w:rPr>
          <w:rFonts w:hint="eastAsia"/>
        </w:rPr>
        <w:t>半双工调频无线对讲机</w:t>
      </w:r>
    </w:p>
    <w:p w14:paraId="585C27BE">
      <w:pPr>
        <w:pStyle w:val="20"/>
        <w:spacing w:before="156" w:beforeLines="50"/>
      </w:pPr>
      <w:r>
        <w:rPr>
          <w:rFonts w:hint="eastAsia"/>
        </w:rPr>
        <w:t>一、实验目的</w:t>
      </w:r>
    </w:p>
    <w:p w14:paraId="626D8EB8">
      <w:pPr>
        <w:pStyle w:val="22"/>
      </w:pPr>
      <w:r>
        <w:rPr>
          <w:rFonts w:hint="eastAsia"/>
        </w:rPr>
        <w:t>1、</w:t>
      </w:r>
      <w:r>
        <w:rPr>
          <w:rFonts w:hint="eastAsia"/>
        </w:rPr>
        <w:tab/>
      </w:r>
      <w:r>
        <w:rPr>
          <w:rFonts w:hint="eastAsia"/>
        </w:rPr>
        <w:t>在模块实验的基础上掌握调频发射机、接收机，整机组成原理，建立调频系统概念。</w:t>
      </w:r>
    </w:p>
    <w:p w14:paraId="20091BDC">
      <w:pPr>
        <w:pStyle w:val="22"/>
      </w:pPr>
      <w:r>
        <w:rPr>
          <w:rFonts w:hint="eastAsia"/>
        </w:rPr>
        <w:t>2、</w:t>
      </w:r>
      <w:r>
        <w:rPr>
          <w:rFonts w:hint="eastAsia"/>
        </w:rPr>
        <w:tab/>
      </w:r>
      <w:r>
        <w:rPr>
          <w:rFonts w:hint="eastAsia"/>
        </w:rPr>
        <w:t>掌握系统联调的方法，培养解决实际问题的能力。</w:t>
      </w:r>
    </w:p>
    <w:p w14:paraId="187E99CC">
      <w:pPr>
        <w:pStyle w:val="20"/>
        <w:spacing w:before="156" w:beforeLines="50"/>
      </w:pPr>
      <w:r>
        <w:rPr>
          <w:rFonts w:hint="eastAsia"/>
        </w:rPr>
        <w:t>二、实验内容</w:t>
      </w:r>
    </w:p>
    <w:p w14:paraId="4BDED68A">
      <w:pPr>
        <w:pStyle w:val="22"/>
      </w:pPr>
      <w:r>
        <w:rPr>
          <w:rFonts w:hint="eastAsia"/>
        </w:rPr>
        <w:t>1、</w:t>
      </w:r>
      <w:r>
        <w:rPr>
          <w:rFonts w:hint="eastAsia"/>
        </w:rPr>
        <w:tab/>
      </w:r>
      <w:r>
        <w:rPr>
          <w:rFonts w:hint="eastAsia"/>
        </w:rPr>
        <w:t>完成调频发射机整机联调。</w:t>
      </w:r>
    </w:p>
    <w:p w14:paraId="3ED94526">
      <w:pPr>
        <w:pStyle w:val="22"/>
      </w:pPr>
      <w:r>
        <w:rPr>
          <w:rFonts w:hint="eastAsia"/>
        </w:rPr>
        <w:t>2、</w:t>
      </w:r>
      <w:r>
        <w:rPr>
          <w:rFonts w:hint="eastAsia"/>
        </w:rPr>
        <w:tab/>
      </w:r>
      <w:r>
        <w:rPr>
          <w:rFonts w:hint="eastAsia"/>
        </w:rPr>
        <w:t>完成调频接收机整机联调。</w:t>
      </w:r>
    </w:p>
    <w:p w14:paraId="303E948E">
      <w:pPr>
        <w:pStyle w:val="22"/>
      </w:pPr>
      <w:r>
        <w:rPr>
          <w:rFonts w:hint="eastAsia"/>
        </w:rPr>
        <w:t>3、</w:t>
      </w:r>
      <w:r>
        <w:rPr>
          <w:rFonts w:hint="eastAsia"/>
        </w:rPr>
        <w:tab/>
      </w:r>
      <w:r>
        <w:rPr>
          <w:rFonts w:hint="eastAsia"/>
        </w:rPr>
        <w:t>进行调频发送与接收系统联调。</w:t>
      </w:r>
    </w:p>
    <w:p w14:paraId="6BD5C594">
      <w:pPr>
        <w:pStyle w:val="20"/>
        <w:spacing w:before="156" w:beforeLines="50"/>
      </w:pPr>
      <w:r>
        <w:rPr>
          <w:rFonts w:hint="eastAsia"/>
        </w:rPr>
        <w:t>三、实验器材</w:t>
      </w:r>
    </w:p>
    <w:p w14:paraId="0309AF3D">
      <w:pPr>
        <w:pStyle w:val="22"/>
      </w:pPr>
      <w:r>
        <w:rPr>
          <w:rFonts w:hint="eastAsia"/>
        </w:rPr>
        <w:t>1、高频实验箱                           1台</w:t>
      </w:r>
    </w:p>
    <w:p w14:paraId="25945D00">
      <w:pPr>
        <w:pStyle w:val="22"/>
      </w:pPr>
      <w:r>
        <w:rPr>
          <w:rFonts w:hint="eastAsia"/>
        </w:rPr>
        <w:t>2、双踪示波器                           1台</w:t>
      </w:r>
    </w:p>
    <w:p w14:paraId="7E69B323">
      <w:pPr>
        <w:pStyle w:val="20"/>
        <w:spacing w:before="156" w:beforeLines="50"/>
      </w:pPr>
      <w:r>
        <w:rPr>
          <w:rFonts w:hint="eastAsia"/>
        </w:rPr>
        <w:t>四、实验原理</w:t>
      </w:r>
    </w:p>
    <w:p w14:paraId="380A3ECD">
      <w:pPr>
        <w:pStyle w:val="22"/>
        <w:ind w:firstLine="480" w:firstLineChars="200"/>
      </w:pPr>
      <w:r>
        <w:rPr>
          <w:rFonts w:hint="eastAsia"/>
        </w:rPr>
        <w:t>半双工是指接收与发送共用一个载波信道，但同一时刻只能发送或只能接收的传输方式，实验要求（1）发送与接收频率同为10.7MHz，公用一根天线。（2）调频电路采用变容二极管调频4.5MHZ的FM。</w:t>
      </w:r>
    </w:p>
    <w:p w14:paraId="6605D3F2">
      <w:pPr>
        <w:pStyle w:val="22"/>
      </w:pPr>
      <w:r>
        <w:rPr>
          <w:rFonts w:hint="eastAsia"/>
        </w:rPr>
        <w:t>半双工调频对讲机组成原理框图如图7</w:t>
      </w:r>
      <w:r>
        <w:t>.1</w:t>
      </w:r>
      <w:r>
        <w:rPr>
          <w:rFonts w:hint="eastAsia"/>
        </w:rPr>
        <w:t>所示,发射机由音源，音频放大，调频、上变频、高频功放等电路组成。接收机则由高放，下变频、中频放大、鉴频、音频功放、耳机等部分组成。</w:t>
      </w:r>
    </w:p>
    <w:p w14:paraId="454DB53A">
      <w:pPr>
        <w:pStyle w:val="22"/>
        <w:jc w:val="center"/>
      </w:pPr>
      <w:r>
        <w:drawing>
          <wp:inline distT="0" distB="0" distL="0" distR="0">
            <wp:extent cx="3896995" cy="1562100"/>
            <wp:effectExtent l="0" t="0" r="1905" b="0"/>
            <wp:docPr id="10044005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00507" name="图片 1"/>
                    <pic:cNvPicPr>
                      <a:picLocks noChangeAspect="1"/>
                    </pic:cNvPicPr>
                  </pic:nvPicPr>
                  <pic:blipFill>
                    <a:blip r:embed="rId96"/>
                    <a:stretch>
                      <a:fillRect/>
                    </a:stretch>
                  </pic:blipFill>
                  <pic:spPr>
                    <a:xfrm>
                      <a:off x="0" y="0"/>
                      <a:ext cx="3915764" cy="1569418"/>
                    </a:xfrm>
                    <a:prstGeom prst="rect">
                      <a:avLst/>
                    </a:prstGeom>
                  </pic:spPr>
                </pic:pic>
              </a:graphicData>
            </a:graphic>
          </wp:inline>
        </w:drawing>
      </w:r>
    </w:p>
    <w:p w14:paraId="145D8DE8">
      <w:pPr>
        <w:pStyle w:val="22"/>
        <w:jc w:val="center"/>
      </w:pPr>
      <w:r>
        <w:t>图</w:t>
      </w:r>
      <w:r>
        <w:rPr>
          <w:rFonts w:hint="eastAsia"/>
        </w:rPr>
        <w:t>7</w:t>
      </w:r>
      <w:r>
        <w:t>.1半双工调频对讲机原理图</w:t>
      </w:r>
    </w:p>
    <w:p w14:paraId="1E51C6DF">
      <w:pPr>
        <w:pStyle w:val="20"/>
      </w:pPr>
      <w:r>
        <w:rPr>
          <w:rFonts w:hint="eastAsia"/>
        </w:rPr>
        <w:t>五、实验步骤</w:t>
      </w:r>
    </w:p>
    <w:p w14:paraId="6D592E03">
      <w:pPr>
        <w:pStyle w:val="22"/>
        <w:rPr>
          <w:rFonts w:hint="default" w:eastAsiaTheme="minorEastAsia"/>
          <w:lang w:val="en-US" w:eastAsia="zh-CN"/>
        </w:rPr>
      </w:pPr>
      <w:r>
        <w:rPr>
          <w:rFonts w:hint="eastAsia"/>
          <w:lang w:val="en-US" w:eastAsia="zh-CN"/>
        </w:rPr>
        <w:t>1.首先将10号模块上的音频输入开关拨到music一档，使其作为音源输入，信号如下：</w:t>
      </w:r>
    </w:p>
    <w:p w14:paraId="5AE94A9C">
      <w:pPr>
        <w:pStyle w:val="22"/>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599815" cy="2700020"/>
            <wp:effectExtent l="0" t="0" r="6985" b="5080"/>
            <wp:docPr id="21"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IMG_256"/>
                    <pic:cNvPicPr>
                      <a:picLocks noChangeAspect="1"/>
                    </pic:cNvPicPr>
                  </pic:nvPicPr>
                  <pic:blipFill>
                    <a:blip r:embed="rId97"/>
                    <a:stretch>
                      <a:fillRect/>
                    </a:stretch>
                  </pic:blipFill>
                  <pic:spPr>
                    <a:xfrm>
                      <a:off x="0" y="0"/>
                      <a:ext cx="3599815" cy="2700020"/>
                    </a:xfrm>
                    <a:prstGeom prst="rect">
                      <a:avLst/>
                    </a:prstGeom>
                    <a:noFill/>
                    <a:ln w="9525">
                      <a:noFill/>
                    </a:ln>
                  </pic:spPr>
                </pic:pic>
              </a:graphicData>
            </a:graphic>
          </wp:inline>
        </w:drawing>
      </w:r>
    </w:p>
    <w:p w14:paraId="12F5D717">
      <w:pPr>
        <w:pStyle w:val="22"/>
        <w:jc w:val="both"/>
        <w:rPr>
          <w:rFonts w:ascii="宋体" w:hAnsi="宋体" w:eastAsia="宋体" w:cs="宋体"/>
          <w:sz w:val="24"/>
          <w:szCs w:val="24"/>
        </w:rPr>
      </w:pPr>
      <w:r>
        <w:rPr>
          <w:rFonts w:hint="eastAsia" w:ascii="宋体" w:hAnsi="宋体" w:eastAsia="宋体" w:cs="宋体"/>
          <w:sz w:val="24"/>
          <w:szCs w:val="24"/>
          <w:lang w:val="en-US" w:eastAsia="zh-CN"/>
        </w:rPr>
        <w:t>2.之后将其接入到正弦波振荡器模块，用LC振荡来生成FM调频波，调节中心频率为4.5MHz的FM波，如下图所示：</w:t>
      </w:r>
    </w:p>
    <w:p w14:paraId="28970120">
      <w:pPr>
        <w:pStyle w:val="22"/>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599815" cy="2700020"/>
            <wp:effectExtent l="0" t="0" r="6985" b="5080"/>
            <wp:docPr id="23"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descr="IMG_256"/>
                    <pic:cNvPicPr>
                      <a:picLocks noChangeAspect="1"/>
                    </pic:cNvPicPr>
                  </pic:nvPicPr>
                  <pic:blipFill>
                    <a:blip r:embed="rId98"/>
                    <a:stretch>
                      <a:fillRect/>
                    </a:stretch>
                  </pic:blipFill>
                  <pic:spPr>
                    <a:xfrm>
                      <a:off x="0" y="0"/>
                      <a:ext cx="3599815" cy="2700020"/>
                    </a:xfrm>
                    <a:prstGeom prst="rect">
                      <a:avLst/>
                    </a:prstGeom>
                    <a:noFill/>
                    <a:ln w="9525">
                      <a:noFill/>
                    </a:ln>
                  </pic:spPr>
                </pic:pic>
              </a:graphicData>
            </a:graphic>
          </wp:inline>
        </w:drawing>
      </w:r>
    </w:p>
    <w:p w14:paraId="4829174F">
      <w:pPr>
        <w:pStyle w:val="22"/>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3.为使其调节到高频，便于转播，且后面的用到的功放是10.7MHz的，所以用双平衡混频器将其搬移到10.7MHz。用信号源生成6.2MHz的正弦波，经过混频器和带通滤波后得到10.7MHz的FM波如下：</w:t>
      </w:r>
    </w:p>
    <w:p w14:paraId="0CD51919">
      <w:pPr>
        <w:pStyle w:val="22"/>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599815" cy="2700020"/>
            <wp:effectExtent l="0" t="0" r="6985" b="5080"/>
            <wp:docPr id="24"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descr="IMG_256"/>
                    <pic:cNvPicPr>
                      <a:picLocks noChangeAspect="1"/>
                    </pic:cNvPicPr>
                  </pic:nvPicPr>
                  <pic:blipFill>
                    <a:blip r:embed="rId99"/>
                    <a:stretch>
                      <a:fillRect/>
                    </a:stretch>
                  </pic:blipFill>
                  <pic:spPr>
                    <a:xfrm>
                      <a:off x="0" y="0"/>
                      <a:ext cx="3599815" cy="2700020"/>
                    </a:xfrm>
                    <a:prstGeom prst="rect">
                      <a:avLst/>
                    </a:prstGeom>
                    <a:noFill/>
                    <a:ln w="9525">
                      <a:noFill/>
                    </a:ln>
                  </pic:spPr>
                </pic:pic>
              </a:graphicData>
            </a:graphic>
          </wp:inline>
        </w:drawing>
      </w:r>
    </w:p>
    <w:p w14:paraId="0F6EE084">
      <w:pPr>
        <w:pStyle w:val="22"/>
        <w:tabs>
          <w:tab w:val="left" w:pos="1116"/>
        </w:tabs>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4.因为是用于发射，所以希望发射功率越大越好，所以再经过丙类功率放大器，进行放大，最后送入模块的“发射”端，就可以经过天线向外发射FM波了。功放输出如下图所示，可见虽然波形有些失真但是不影响FM的解调。</w:t>
      </w:r>
    </w:p>
    <w:p w14:paraId="2124AC8D">
      <w:pPr>
        <w:pStyle w:val="22"/>
        <w:tabs>
          <w:tab w:val="left" w:pos="1116"/>
        </w:tabs>
        <w:jc w:val="center"/>
        <w:rPr>
          <w:rFonts w:hint="default"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3599815" cy="1625600"/>
            <wp:effectExtent l="0" t="0" r="6985" b="0"/>
            <wp:docPr id="25"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descr="IMG_256"/>
                    <pic:cNvPicPr>
                      <a:picLocks noChangeAspect="1"/>
                    </pic:cNvPicPr>
                  </pic:nvPicPr>
                  <pic:blipFill>
                    <a:blip r:embed="rId100"/>
                    <a:stretch>
                      <a:fillRect/>
                    </a:stretch>
                  </pic:blipFill>
                  <pic:spPr>
                    <a:xfrm>
                      <a:off x="0" y="0"/>
                      <a:ext cx="3599815" cy="1625600"/>
                    </a:xfrm>
                    <a:prstGeom prst="rect">
                      <a:avLst/>
                    </a:prstGeom>
                    <a:noFill/>
                    <a:ln w="9525">
                      <a:noFill/>
                    </a:ln>
                  </pic:spPr>
                </pic:pic>
              </a:graphicData>
            </a:graphic>
          </wp:inline>
        </w:drawing>
      </w:r>
    </w:p>
    <w:p w14:paraId="4DBE2F5B">
      <w:pPr>
        <w:pStyle w:val="22"/>
        <w:rPr>
          <w:rFonts w:hint="default"/>
          <w:lang w:val="en-US" w:eastAsia="zh-CN"/>
        </w:rPr>
      </w:pPr>
      <w:r>
        <w:rPr>
          <w:rFonts w:hint="eastAsia"/>
          <w:lang w:val="en-US" w:eastAsia="zh-CN"/>
        </w:rPr>
        <w:t>5.10号模块上调整为“接收”状态，此时接收的信号幅度受传播中的许多因素干扰，所以幅度一般比较小只有几百mV甚至几十mV，所以需要先经过一级小信号放大，这里选用单谐振小信号放大器，因为比较容易调节。放大后信号如下图所示：</w:t>
      </w:r>
    </w:p>
    <w:p w14:paraId="38EC7187">
      <w:pPr>
        <w:pStyle w:val="22"/>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599815" cy="2700020"/>
            <wp:effectExtent l="0" t="0" r="6985" b="5080"/>
            <wp:docPr id="26"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descr="IMG_256"/>
                    <pic:cNvPicPr>
                      <a:picLocks noChangeAspect="1"/>
                    </pic:cNvPicPr>
                  </pic:nvPicPr>
                  <pic:blipFill>
                    <a:blip r:embed="rId101"/>
                    <a:stretch>
                      <a:fillRect/>
                    </a:stretch>
                  </pic:blipFill>
                  <pic:spPr>
                    <a:xfrm>
                      <a:off x="0" y="0"/>
                      <a:ext cx="3599815" cy="2700020"/>
                    </a:xfrm>
                    <a:prstGeom prst="rect">
                      <a:avLst/>
                    </a:prstGeom>
                    <a:noFill/>
                    <a:ln w="9525">
                      <a:noFill/>
                    </a:ln>
                  </pic:spPr>
                </pic:pic>
              </a:graphicData>
            </a:graphic>
          </wp:inline>
        </w:drawing>
      </w:r>
    </w:p>
    <w:p w14:paraId="47F771EA">
      <w:pPr>
        <w:pStyle w:val="22"/>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因为此时还是高频，所以需要再经过混频，搬移到4.5MHz再进行后续处理。注意这里是用的乘法器做混频，之前实验提到过，这里的信号输入幅度不应很大，所以本振和高频信号输入幅度都不应很大。同样的，利用信号源产生6.2KHz，经过下变频，输出波如下图所示：</w:t>
      </w:r>
    </w:p>
    <w:p w14:paraId="20DFC9A7">
      <w:pPr>
        <w:pStyle w:val="22"/>
        <w:jc w:val="center"/>
        <w:rPr>
          <w:rFonts w:hint="default"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3599815" cy="2700020"/>
            <wp:effectExtent l="0" t="0" r="6985" b="5080"/>
            <wp:docPr id="27"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descr="IMG_256"/>
                    <pic:cNvPicPr>
                      <a:picLocks noChangeAspect="1"/>
                    </pic:cNvPicPr>
                  </pic:nvPicPr>
                  <pic:blipFill>
                    <a:blip r:embed="rId102"/>
                    <a:stretch>
                      <a:fillRect/>
                    </a:stretch>
                  </pic:blipFill>
                  <pic:spPr>
                    <a:xfrm>
                      <a:off x="0" y="0"/>
                      <a:ext cx="3599815" cy="2700020"/>
                    </a:xfrm>
                    <a:prstGeom prst="rect">
                      <a:avLst/>
                    </a:prstGeom>
                    <a:noFill/>
                    <a:ln w="9525">
                      <a:noFill/>
                    </a:ln>
                  </pic:spPr>
                </pic:pic>
              </a:graphicData>
            </a:graphic>
          </wp:inline>
        </w:drawing>
      </w:r>
    </w:p>
    <w:p w14:paraId="48FD07E7">
      <w:pPr>
        <w:pStyle w:val="22"/>
        <w:rPr>
          <w:rFonts w:hint="eastAsia"/>
          <w:lang w:val="en-US" w:eastAsia="zh-CN"/>
        </w:rPr>
      </w:pPr>
      <w:r>
        <w:rPr>
          <w:rFonts w:hint="eastAsia"/>
          <w:lang w:val="en-US" w:eastAsia="zh-CN"/>
        </w:rPr>
        <w:t>7.现在的幅度为300mV左右，最好再经过一级选频放大，再送入正交鉴相模块，防止限幅、移相后两信号相差过大。经过选频放大器后的信号如下图所示：</w:t>
      </w:r>
    </w:p>
    <w:p w14:paraId="166F0C00">
      <w:pPr>
        <w:pStyle w:val="22"/>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599815" cy="2700020"/>
            <wp:effectExtent l="0" t="0" r="6985" b="5080"/>
            <wp:docPr id="28"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descr="IMG_256"/>
                    <pic:cNvPicPr>
                      <a:picLocks noChangeAspect="1"/>
                    </pic:cNvPicPr>
                  </pic:nvPicPr>
                  <pic:blipFill>
                    <a:blip r:embed="rId103"/>
                    <a:stretch>
                      <a:fillRect/>
                    </a:stretch>
                  </pic:blipFill>
                  <pic:spPr>
                    <a:xfrm>
                      <a:off x="0" y="0"/>
                      <a:ext cx="3599815" cy="2700020"/>
                    </a:xfrm>
                    <a:prstGeom prst="rect">
                      <a:avLst/>
                    </a:prstGeom>
                    <a:noFill/>
                    <a:ln w="9525">
                      <a:noFill/>
                    </a:ln>
                  </pic:spPr>
                </pic:pic>
              </a:graphicData>
            </a:graphic>
          </wp:inline>
        </w:drawing>
      </w:r>
    </w:p>
    <w:p w14:paraId="1A229886">
      <w:pPr>
        <w:pStyle w:val="22"/>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8.送入正交鉴相，调节旋钮使得移相90°的波形正确生成，之后就可以得到解调输出如下所示：</w:t>
      </w:r>
    </w:p>
    <w:p w14:paraId="78E51B3D">
      <w:pPr>
        <w:pStyle w:val="22"/>
        <w:jc w:val="center"/>
        <w:rPr>
          <w:rFonts w:hint="default"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3599815" cy="2700020"/>
            <wp:effectExtent l="0" t="0" r="6985" b="5080"/>
            <wp:docPr id="29"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 descr="IMG_256"/>
                    <pic:cNvPicPr>
                      <a:picLocks noChangeAspect="1"/>
                    </pic:cNvPicPr>
                  </pic:nvPicPr>
                  <pic:blipFill>
                    <a:blip r:embed="rId104"/>
                    <a:stretch>
                      <a:fillRect/>
                    </a:stretch>
                  </pic:blipFill>
                  <pic:spPr>
                    <a:xfrm>
                      <a:off x="0" y="0"/>
                      <a:ext cx="3599815" cy="2700020"/>
                    </a:xfrm>
                    <a:prstGeom prst="rect">
                      <a:avLst/>
                    </a:prstGeom>
                    <a:noFill/>
                    <a:ln w="9525">
                      <a:noFill/>
                    </a:ln>
                  </pic:spPr>
                </pic:pic>
              </a:graphicData>
            </a:graphic>
          </wp:inline>
        </w:drawing>
      </w:r>
    </w:p>
    <w:bookmarkEnd w:id="23"/>
    <w:p w14:paraId="0655D172">
      <w:pPr>
        <w:pStyle w:val="20"/>
        <w:rPr>
          <w:rFonts w:hint="eastAsia"/>
          <w:lang w:val="en-US" w:eastAsia="zh-CN"/>
        </w:rPr>
      </w:pPr>
      <w:r>
        <w:rPr>
          <w:rFonts w:hint="eastAsia"/>
          <w:lang w:val="en-US" w:eastAsia="zh-CN"/>
        </w:rPr>
        <w:t>六</w:t>
      </w:r>
      <w:r>
        <w:rPr>
          <w:rFonts w:hint="eastAsia"/>
        </w:rPr>
        <w:t>、实验</w:t>
      </w:r>
      <w:r>
        <w:rPr>
          <w:rFonts w:hint="eastAsia"/>
          <w:lang w:val="en-US" w:eastAsia="zh-CN"/>
        </w:rPr>
        <w:t>思考</w:t>
      </w:r>
    </w:p>
    <w:p w14:paraId="08CDBCE5">
      <w:pPr>
        <w:pStyle w:val="22"/>
        <w:ind w:firstLine="480" w:firstLineChars="200"/>
        <w:rPr>
          <w:rFonts w:hint="eastAsia"/>
          <w:lang w:val="en-US" w:eastAsia="zh-CN"/>
        </w:rPr>
      </w:pPr>
      <w:r>
        <w:rPr>
          <w:rFonts w:hint="eastAsia"/>
          <w:lang w:val="en-US" w:eastAsia="zh-CN"/>
        </w:rPr>
        <w:t>在本次实验中，我们首先遇到了对正交鉴相模块不熟悉的问题，在调节移相网络时，因未能准确输出90°相位差的波形，导致初始解调输出失真。另外，还可以通过直接将发射端产生的FM波直接输入到正交鉴相模块来验证，发现是因为晶体振荡器本身电路无法产生FM波导致的，切换至LC就可以产生想要的FM波并在正交鉴相模块上解调成功。最终通过反复用示波器比对波形并微调可调元件，最终掌握了正确调节方法。此外，系统联调时各级增益匹配也颇具挑战，接收信号过弱或放大过度均会引起性能下降，通过逐级测量并调整放大器参数，才实现了稳定放大。</w:t>
      </w:r>
    </w:p>
    <w:p w14:paraId="0E29AC27">
      <w:pPr>
        <w:pStyle w:val="22"/>
        <w:ind w:firstLine="480" w:firstLineChars="200"/>
        <w:rPr>
          <w:rFonts w:hint="eastAsia"/>
          <w:lang w:val="en-US" w:eastAsia="zh-CN"/>
        </w:rPr>
      </w:pPr>
      <w:r>
        <w:rPr>
          <w:rFonts w:hint="eastAsia"/>
          <w:lang w:val="en-US" w:eastAsia="zh-CN"/>
        </w:rPr>
        <w:t>通过动手完成从调制、发射到接收、解调的完整流程，我们对调频通信系统的组成与信号流向建立了直观而系统的认识。实验也让我们掌握了“分模块调试、再级联统调”的基本方法，通过实际切换收/发状态，加深了对半双工通信方式特点的理解。</w:t>
      </w:r>
    </w:p>
    <w:p w14:paraId="1D1E8CE1">
      <w:pPr>
        <w:pStyle w:val="20"/>
        <w:rPr>
          <w:rFonts w:hint="eastAsia"/>
          <w:lang w:val="en-US" w:eastAsia="zh-CN"/>
        </w:rPr>
      </w:pPr>
    </w:p>
    <w:p w14:paraId="62E182E2">
      <w:pPr>
        <w:pStyle w:val="23"/>
        <w:spacing w:before="156" w:beforeLines="50" w:after="156" w:afterLines="50"/>
        <w:ind w:left="0" w:leftChars="0" w:firstLine="0" w:firstLineChars="0"/>
        <w:jc w:val="center"/>
        <w:rPr>
          <w:rFonts w:hint="default"/>
          <w:lang w:val="en-US" w:eastAsia="zh-CN"/>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mn-cs">
    <w:altName w:val="Euphorigenic"/>
    <w:panose1 w:val="00000000000000000000"/>
    <w:charset w:val="00"/>
    <w:family w:val="roman"/>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 w:name="MS Gothic">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AFDD3">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7AF44A">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C7AF44A">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F70B77"/>
    <w:multiLevelType w:val="multilevel"/>
    <w:tmpl w:val="2AF70B77"/>
    <w:lvl w:ilvl="0" w:tentative="0">
      <w:start w:val="1"/>
      <w:numFmt w:val="none"/>
      <w:lvlText w:val="一、"/>
      <w:lvlJc w:val="left"/>
      <w:pPr>
        <w:ind w:left="620" w:hanging="6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可以，但没必要…">
    <w15:presenceInfo w15:providerId="WPS Office" w15:userId="71194444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5E5DB3"/>
    <w:rsid w:val="079B25E0"/>
    <w:rsid w:val="0A6F1B02"/>
    <w:rsid w:val="0F935302"/>
    <w:rsid w:val="13710699"/>
    <w:rsid w:val="15451DDD"/>
    <w:rsid w:val="1F974309"/>
    <w:rsid w:val="23072480"/>
    <w:rsid w:val="27BB1A8B"/>
    <w:rsid w:val="2C043A01"/>
    <w:rsid w:val="2EE7173B"/>
    <w:rsid w:val="3082583C"/>
    <w:rsid w:val="3F952524"/>
    <w:rsid w:val="420460B1"/>
    <w:rsid w:val="4AC007EE"/>
    <w:rsid w:val="50E33C7D"/>
    <w:rsid w:val="54442C85"/>
    <w:rsid w:val="552E7AA9"/>
    <w:rsid w:val="5CDA23D8"/>
    <w:rsid w:val="5D333896"/>
    <w:rsid w:val="5F152077"/>
    <w:rsid w:val="615E5DB3"/>
    <w:rsid w:val="6E140C7F"/>
    <w:rsid w:val="73E6120B"/>
    <w:rsid w:val="75556648"/>
    <w:rsid w:val="77D71596"/>
    <w:rsid w:val="7ABE2123"/>
    <w:rsid w:val="7AC3455C"/>
    <w:rsid w:val="7B364826"/>
    <w:rsid w:val="7CAF28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9"/>
    <w:pPr>
      <w:keepNext/>
      <w:keepLines/>
      <w:spacing w:before="240" w:after="240" w:line="400" w:lineRule="exact"/>
      <w:jc w:val="center"/>
      <w:outlineLvl w:val="0"/>
    </w:pPr>
    <w:rPr>
      <w:b/>
      <w:bCs/>
      <w:kern w:val="44"/>
      <w:sz w:val="32"/>
      <w:szCs w:val="44"/>
    </w:rPr>
  </w:style>
  <w:style w:type="paragraph" w:styleId="3">
    <w:name w:val="heading 2"/>
    <w:basedOn w:val="1"/>
    <w:next w:val="1"/>
    <w:unhideWhenUsed/>
    <w:qFormat/>
    <w:uiPriority w:val="9"/>
    <w:pPr>
      <w:keepNext/>
      <w:keepLines/>
      <w:spacing w:before="200" w:after="200" w:line="360" w:lineRule="exact"/>
      <w:outlineLvl w:val="1"/>
    </w:pPr>
    <w:rPr>
      <w:rFonts w:asciiTheme="majorHAnsi" w:hAnsiTheme="majorHAnsi" w:cstheme="majorBidi"/>
      <w:b/>
      <w:bCs/>
      <w:sz w:val="30"/>
      <w:szCs w:val="32"/>
    </w:rPr>
  </w:style>
  <w:style w:type="paragraph" w:styleId="4">
    <w:name w:val="heading 3"/>
    <w:basedOn w:val="1"/>
    <w:next w:val="1"/>
    <w:unhideWhenUsed/>
    <w:qFormat/>
    <w:uiPriority w:val="9"/>
    <w:pPr>
      <w:keepNext/>
      <w:keepLines/>
      <w:spacing w:before="200" w:after="200" w:line="240" w:lineRule="exact"/>
      <w:outlineLvl w:val="2"/>
    </w:pPr>
    <w:rPr>
      <w:b/>
      <w:bCs/>
      <w:sz w:val="28"/>
      <w:szCs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6">
    <w:name w:val="Body Text"/>
    <w:basedOn w:val="1"/>
    <w:unhideWhenUsed/>
    <w:qFormat/>
    <w:uiPriority w:val="99"/>
    <w:pPr>
      <w:spacing w:after="120"/>
    </w:pPr>
  </w:style>
  <w:style w:type="paragraph" w:styleId="7">
    <w:name w:val="toc 3"/>
    <w:basedOn w:val="1"/>
    <w:next w:val="1"/>
    <w:unhideWhenUsed/>
    <w:qFormat/>
    <w:uiPriority w:val="39"/>
    <w:pPr>
      <w:widowControl/>
      <w:spacing w:after="100" w:line="259" w:lineRule="auto"/>
      <w:ind w:left="440"/>
      <w:jc w:val="left"/>
    </w:pPr>
    <w:rPr>
      <w:rFonts w:asciiTheme="minorHAnsi" w:hAnsiTheme="minorHAnsi" w:eastAsiaTheme="minorEastAsia"/>
      <w:kern w:val="0"/>
      <w:sz w:val="22"/>
      <w:szCs w:val="22"/>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unhideWhenUsed/>
    <w:qFormat/>
    <w:uiPriority w:val="39"/>
    <w:pPr>
      <w:widowControl/>
      <w:spacing w:after="100" w:line="259" w:lineRule="auto"/>
      <w:jc w:val="left"/>
    </w:pPr>
    <w:rPr>
      <w:rFonts w:asciiTheme="minorHAnsi" w:hAnsiTheme="minorHAnsi" w:eastAsiaTheme="minorEastAsia"/>
      <w:kern w:val="0"/>
      <w:sz w:val="22"/>
      <w:szCs w:val="22"/>
    </w:rPr>
  </w:style>
  <w:style w:type="paragraph" w:styleId="11">
    <w:name w:val="toc 2"/>
    <w:basedOn w:val="1"/>
    <w:next w:val="1"/>
    <w:unhideWhenUsed/>
    <w:qFormat/>
    <w:uiPriority w:val="39"/>
    <w:pPr>
      <w:widowControl/>
      <w:spacing w:after="100" w:line="259" w:lineRule="auto"/>
      <w:ind w:left="220"/>
      <w:jc w:val="left"/>
    </w:pPr>
    <w:rPr>
      <w:rFonts w:asciiTheme="minorHAnsi" w:hAnsiTheme="minorHAnsi" w:eastAsiaTheme="minorEastAsia"/>
      <w:kern w:val="0"/>
      <w:sz w:val="22"/>
      <w:szCs w:val="22"/>
    </w:r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table" w:styleId="14">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Hyperlink"/>
    <w:basedOn w:val="15"/>
    <w:unhideWhenUsed/>
    <w:qFormat/>
    <w:uiPriority w:val="99"/>
    <w:rPr>
      <w:color w:val="0026E5" w:themeColor="hyperlink"/>
      <w:u w:val="single"/>
      <w14:textFill>
        <w14:solidFill>
          <w14:schemeClr w14:val="hlink"/>
        </w14:solidFill>
      </w14:textFill>
    </w:rPr>
  </w:style>
  <w:style w:type="paragraph" w:styleId="18">
    <w:name w:val="No Spacing"/>
    <w:qFormat/>
    <w:uiPriority w:val="1"/>
    <w:pPr>
      <w:widowControl w:val="0"/>
      <w:jc w:val="center"/>
    </w:pPr>
    <w:rPr>
      <w:rFonts w:ascii="Times New Roman" w:hAnsi="Times New Roman" w:eastAsia="宋体" w:cs="Times New Roman"/>
      <w:kern w:val="2"/>
      <w:sz w:val="21"/>
      <w:szCs w:val="24"/>
      <w:lang w:val="en-US" w:eastAsia="zh-CN" w:bidi="ar-SA"/>
    </w:rPr>
  </w:style>
  <w:style w:type="paragraph" w:customStyle="1" w:styleId="19">
    <w:name w:val="实验一"/>
    <w:basedOn w:val="1"/>
    <w:qFormat/>
    <w:uiPriority w:val="0"/>
    <w:pPr>
      <w:spacing w:before="312" w:beforeLines="100" w:after="156" w:afterLines="50" w:line="360" w:lineRule="auto"/>
      <w:ind w:left="2098" w:hanging="2098" w:hangingChars="653"/>
      <w:jc w:val="center"/>
    </w:pPr>
    <w:rPr>
      <w:rFonts w:ascii="黑体" w:hAnsi="宋体" w:eastAsia="黑体"/>
      <w:b/>
      <w:bCs/>
      <w:sz w:val="32"/>
      <w:szCs w:val="32"/>
    </w:rPr>
  </w:style>
  <w:style w:type="paragraph" w:customStyle="1" w:styleId="20">
    <w:name w:val="一级标题"/>
    <w:basedOn w:val="1"/>
    <w:qFormat/>
    <w:uiPriority w:val="0"/>
    <w:pPr>
      <w:spacing w:before="312" w:beforeLines="100" w:after="156" w:afterLines="50"/>
      <w:ind w:left="1967" w:hanging="1967" w:hangingChars="653"/>
    </w:pPr>
    <w:rPr>
      <w:rFonts w:ascii="宋体" w:hAnsi="宋体"/>
      <w:b/>
      <w:bCs/>
      <w:sz w:val="30"/>
    </w:rPr>
  </w:style>
  <w:style w:type="character" w:customStyle="1" w:styleId="21">
    <w:name w:val="宋体小四正文 字符"/>
    <w:basedOn w:val="15"/>
    <w:link w:val="22"/>
    <w:qFormat/>
    <w:uiPriority w:val="0"/>
    <w:rPr>
      <w:rFonts w:asciiTheme="minorEastAsia" w:hAnsiTheme="minorEastAsia" w:eastAsiaTheme="minorEastAsia"/>
      <w:sz w:val="24"/>
    </w:rPr>
  </w:style>
  <w:style w:type="paragraph" w:customStyle="1" w:styleId="22">
    <w:name w:val="宋体小四正文"/>
    <w:basedOn w:val="1"/>
    <w:link w:val="21"/>
    <w:qFormat/>
    <w:uiPriority w:val="0"/>
    <w:pPr>
      <w:snapToGrid w:val="0"/>
      <w:spacing w:line="360" w:lineRule="auto"/>
    </w:pPr>
    <w:rPr>
      <w:rFonts w:asciiTheme="minorEastAsia" w:hAnsiTheme="minorEastAsia" w:eastAsiaTheme="minorEastAsia"/>
      <w:sz w:val="24"/>
    </w:rPr>
  </w:style>
  <w:style w:type="paragraph" w:styleId="23">
    <w:name w:val="List Paragraph"/>
    <w:basedOn w:val="1"/>
    <w:qFormat/>
    <w:uiPriority w:val="34"/>
    <w:pPr>
      <w:ind w:firstLine="420" w:firstLineChars="200"/>
    </w:pPr>
  </w:style>
  <w:style w:type="character" w:customStyle="1" w:styleId="24">
    <w:name w:val="ql-font-timesnewroman"/>
    <w:basedOn w:val="15"/>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84.jpeg"/><Relationship Id="rId98" Type="http://schemas.openxmlformats.org/officeDocument/2006/relationships/image" Target="media/image83.jpeg"/><Relationship Id="rId97" Type="http://schemas.openxmlformats.org/officeDocument/2006/relationships/image" Target="media/image82.jpeg"/><Relationship Id="rId96" Type="http://schemas.openxmlformats.org/officeDocument/2006/relationships/image" Target="media/image81.png"/><Relationship Id="rId95" Type="http://schemas.openxmlformats.org/officeDocument/2006/relationships/image" Target="media/image80.png"/><Relationship Id="rId94" Type="http://schemas.openxmlformats.org/officeDocument/2006/relationships/image" Target="media/image79.png"/><Relationship Id="rId93" Type="http://schemas.openxmlformats.org/officeDocument/2006/relationships/image" Target="media/image78.png"/><Relationship Id="rId92" Type="http://schemas.openxmlformats.org/officeDocument/2006/relationships/image" Target="media/image77.jpeg"/><Relationship Id="rId91" Type="http://schemas.openxmlformats.org/officeDocument/2006/relationships/image" Target="media/image76.emf"/><Relationship Id="rId90" Type="http://schemas.openxmlformats.org/officeDocument/2006/relationships/image" Target="media/image75.jpeg"/><Relationship Id="rId9" Type="http://schemas.openxmlformats.org/officeDocument/2006/relationships/image" Target="media/image4.png"/><Relationship Id="rId89" Type="http://schemas.openxmlformats.org/officeDocument/2006/relationships/image" Target="media/image74.emf"/><Relationship Id="rId88" Type="http://schemas.openxmlformats.org/officeDocument/2006/relationships/image" Target="media/image73.emf"/><Relationship Id="rId87" Type="http://schemas.openxmlformats.org/officeDocument/2006/relationships/image" Target="media/image72.jpeg"/><Relationship Id="rId86" Type="http://schemas.openxmlformats.org/officeDocument/2006/relationships/image" Target="media/image71.jpeg"/><Relationship Id="rId85" Type="http://schemas.openxmlformats.org/officeDocument/2006/relationships/image" Target="media/image70.jpeg"/><Relationship Id="rId84" Type="http://schemas.openxmlformats.org/officeDocument/2006/relationships/image" Target="media/image69.jpeg"/><Relationship Id="rId83" Type="http://schemas.openxmlformats.org/officeDocument/2006/relationships/image" Target="media/image68.jpeg"/><Relationship Id="rId82" Type="http://schemas.openxmlformats.org/officeDocument/2006/relationships/image" Target="media/image67.jpeg"/><Relationship Id="rId81" Type="http://schemas.openxmlformats.org/officeDocument/2006/relationships/image" Target="media/image66.emf"/><Relationship Id="rId80" Type="http://schemas.openxmlformats.org/officeDocument/2006/relationships/image" Target="media/image65.emf"/><Relationship Id="rId8" Type="http://schemas.openxmlformats.org/officeDocument/2006/relationships/image" Target="media/image3.wmf"/><Relationship Id="rId79" Type="http://schemas.openxmlformats.org/officeDocument/2006/relationships/image" Target="media/image64.wmf"/><Relationship Id="rId78" Type="http://schemas.openxmlformats.org/officeDocument/2006/relationships/oleObject" Target="embeddings/oleObject11.bin"/><Relationship Id="rId77" Type="http://schemas.openxmlformats.org/officeDocument/2006/relationships/image" Target="media/image63.wmf"/><Relationship Id="rId76" Type="http://schemas.openxmlformats.org/officeDocument/2006/relationships/oleObject" Target="embeddings/oleObject10.bin"/><Relationship Id="rId75" Type="http://schemas.openxmlformats.org/officeDocument/2006/relationships/image" Target="media/image62.emf"/><Relationship Id="rId74" Type="http://schemas.openxmlformats.org/officeDocument/2006/relationships/oleObject" Target="embeddings/oleObject9.bin"/><Relationship Id="rId73" Type="http://schemas.openxmlformats.org/officeDocument/2006/relationships/image" Target="media/image61.png"/><Relationship Id="rId72" Type="http://schemas.openxmlformats.org/officeDocument/2006/relationships/image" Target="media/image60.png"/><Relationship Id="rId71" Type="http://schemas.openxmlformats.org/officeDocument/2006/relationships/image" Target="media/image59.wmf"/><Relationship Id="rId70" Type="http://schemas.openxmlformats.org/officeDocument/2006/relationships/oleObject" Target="embeddings/oleObject8.bin"/><Relationship Id="rId7" Type="http://schemas.openxmlformats.org/officeDocument/2006/relationships/oleObject" Target="embeddings/oleObject1.bin"/><Relationship Id="rId69" Type="http://schemas.openxmlformats.org/officeDocument/2006/relationships/image" Target="media/image58.png"/><Relationship Id="rId68" Type="http://schemas.openxmlformats.org/officeDocument/2006/relationships/image" Target="media/image57.emf"/><Relationship Id="rId67" Type="http://schemas.openxmlformats.org/officeDocument/2006/relationships/image" Target="media/image56.emf"/><Relationship Id="rId66" Type="http://schemas.openxmlformats.org/officeDocument/2006/relationships/image" Target="media/image55.wmf"/><Relationship Id="rId65" Type="http://schemas.openxmlformats.org/officeDocument/2006/relationships/oleObject" Target="embeddings/oleObject7.bin"/><Relationship Id="rId64" Type="http://schemas.openxmlformats.org/officeDocument/2006/relationships/image" Target="media/image54.wmf"/><Relationship Id="rId63" Type="http://schemas.openxmlformats.org/officeDocument/2006/relationships/oleObject" Target="embeddings/oleObject6.bin"/><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image" Target="media/image2.png"/><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jpeg"/><Relationship Id="rId55" Type="http://schemas.openxmlformats.org/officeDocument/2006/relationships/image" Target="media/image46.jpeg"/><Relationship Id="rId54" Type="http://schemas.openxmlformats.org/officeDocument/2006/relationships/image" Target="media/image45.jpeg"/><Relationship Id="rId53" Type="http://schemas.openxmlformats.org/officeDocument/2006/relationships/image" Target="media/image44.jpeg"/><Relationship Id="rId52" Type="http://schemas.openxmlformats.org/officeDocument/2006/relationships/image" Target="media/image43.jpeg"/><Relationship Id="rId51" Type="http://schemas.openxmlformats.org/officeDocument/2006/relationships/image" Target="media/image42.jpeg"/><Relationship Id="rId50" Type="http://schemas.openxmlformats.org/officeDocument/2006/relationships/image" Target="media/image41.jpeg"/><Relationship Id="rId5" Type="http://schemas.openxmlformats.org/officeDocument/2006/relationships/image" Target="media/image1.jpeg"/><Relationship Id="rId49" Type="http://schemas.openxmlformats.org/officeDocument/2006/relationships/image" Target="media/image40.jpeg"/><Relationship Id="rId48" Type="http://schemas.openxmlformats.org/officeDocument/2006/relationships/image" Target="media/image39.jpeg"/><Relationship Id="rId47" Type="http://schemas.openxmlformats.org/officeDocument/2006/relationships/image" Target="media/image38.jpeg"/><Relationship Id="rId46" Type="http://schemas.openxmlformats.org/officeDocument/2006/relationships/image" Target="media/image37.emf"/><Relationship Id="rId45" Type="http://schemas.openxmlformats.org/officeDocument/2006/relationships/image" Target="media/image36.png"/><Relationship Id="rId44" Type="http://schemas.openxmlformats.org/officeDocument/2006/relationships/image" Target="media/image35.emf"/><Relationship Id="rId43" Type="http://schemas.openxmlformats.org/officeDocument/2006/relationships/image" Target="media/image34.wmf"/><Relationship Id="rId42" Type="http://schemas.openxmlformats.org/officeDocument/2006/relationships/oleObject" Target="embeddings/oleObject5.bin"/><Relationship Id="rId41" Type="http://schemas.openxmlformats.org/officeDocument/2006/relationships/image" Target="media/image33.wmf"/><Relationship Id="rId40" Type="http://schemas.openxmlformats.org/officeDocument/2006/relationships/oleObject" Target="embeddings/oleObject4.bin"/><Relationship Id="rId4" Type="http://schemas.openxmlformats.org/officeDocument/2006/relationships/theme" Target="theme/theme1.xml"/><Relationship Id="rId39" Type="http://schemas.openxmlformats.org/officeDocument/2006/relationships/image" Target="media/image32.wmf"/><Relationship Id="rId38" Type="http://schemas.openxmlformats.org/officeDocument/2006/relationships/oleObject" Target="embeddings/oleObject3.bin"/><Relationship Id="rId37" Type="http://schemas.openxmlformats.org/officeDocument/2006/relationships/image" Target="media/image31.wmf"/><Relationship Id="rId36" Type="http://schemas.openxmlformats.org/officeDocument/2006/relationships/oleObject" Target="embeddings/oleObject2.bin"/><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er" Target="footer1.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emf"/><Relationship Id="rId22" Type="http://schemas.openxmlformats.org/officeDocument/2006/relationships/image" Target="media/image17.emf"/><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emf"/><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emf"/><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emf"/><Relationship Id="rId108" Type="http://schemas.microsoft.com/office/2011/relationships/people" Target="people.xml"/><Relationship Id="rId107" Type="http://schemas.openxmlformats.org/officeDocument/2006/relationships/fontTable" Target="fontTable.xml"/><Relationship Id="rId106" Type="http://schemas.openxmlformats.org/officeDocument/2006/relationships/numbering" Target="numbering.xml"/><Relationship Id="rId105" Type="http://schemas.openxmlformats.org/officeDocument/2006/relationships/customXml" Target="../customXml/item1.xml"/><Relationship Id="rId104" Type="http://schemas.openxmlformats.org/officeDocument/2006/relationships/image" Target="media/image89.jpeg"/><Relationship Id="rId103" Type="http://schemas.openxmlformats.org/officeDocument/2006/relationships/image" Target="media/image88.jpeg"/><Relationship Id="rId102" Type="http://schemas.openxmlformats.org/officeDocument/2006/relationships/image" Target="media/image87.jpeg"/><Relationship Id="rId101" Type="http://schemas.openxmlformats.org/officeDocument/2006/relationships/image" Target="media/image86.jpeg"/><Relationship Id="rId100" Type="http://schemas.openxmlformats.org/officeDocument/2006/relationships/image" Target="media/image85.jpeg"/><Relationship Id="rId10" Type="http://schemas.openxmlformats.org/officeDocument/2006/relationships/image" Target="media/image5.e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5748</Words>
  <Characters>6798</Characters>
  <Lines>0</Lines>
  <Paragraphs>0</Paragraphs>
  <TotalTime>1</TotalTime>
  <ScaleCrop>false</ScaleCrop>
  <LinksUpToDate>false</LinksUpToDate>
  <CharactersWithSpaces>7034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2025-12-07T06:14:00Z</dcterms:created>
  <dc:creator>可以，但没必要…</dc:creator>
  <cp:lastModifiedBy>可以，但没必要…</cp:lastModifiedBy>
  <dcterms:modified xsi:type="dcterms:W3CDTF">2026-10-13T14:12:30Z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AE5AF8878A6E4D2BABF822C6B831AD26_11</vt:lpwstr>
  </property>
  <property fmtid="{D5CDD505-2E9C-101B-9397-08002B2CF9AE}" pid="4" name="KSOTemplateDocerSaveRecord">
    <vt:lpwstr>eyJoZGlkIjoiYmRkYjE4OTNhNzc0NmM1YjY0YTgzMWM1NDU2Yjg0ZjciLCJ1c2VySWQiOiIxMzMzNTgyNzY0In0=</vt:lpwstr>
  </property>
</Properties>
</file>